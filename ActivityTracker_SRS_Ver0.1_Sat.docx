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CCF" w:rsidRPr="003E2C3B" w:rsidRDefault="00AD7CCF" w:rsidP="00AA47F2">
      <w:pPr>
        <w:pStyle w:val="Titlechklst"/>
        <w:rPr>
          <w:rFonts w:ascii="Candara" w:hAnsi="Candara"/>
          <w:color w:val="77787B"/>
          <w:sz w:val="17"/>
          <w:szCs w:val="17"/>
        </w:rPr>
      </w:pPr>
      <w:bookmarkStart w:id="0" w:name="_Toc350327463"/>
      <w:bookmarkStart w:id="1" w:name="_Toc350579895"/>
      <w:bookmarkStart w:id="2" w:name="_Toc350846054"/>
      <w:bookmarkStart w:id="3" w:name="_Toc350846375"/>
      <w:bookmarkStart w:id="4" w:name="_Toc354390031"/>
      <w:bookmarkStart w:id="5" w:name="_Toc354390268"/>
      <w:bookmarkStart w:id="6" w:name="_Toc354460389"/>
      <w:bookmarkStart w:id="7" w:name="_Toc354460491"/>
      <w:bookmarkStart w:id="8" w:name="_Toc362752009"/>
      <w:bookmarkStart w:id="9" w:name="_Toc362752159"/>
      <w:bookmarkStart w:id="10" w:name="_Toc362752786"/>
      <w:bookmarkStart w:id="11" w:name="_Toc362843056"/>
    </w:p>
    <w:p w:rsidR="007E66DA" w:rsidRPr="003E2C3B" w:rsidRDefault="007E66DA" w:rsidP="00AA47F2">
      <w:pPr>
        <w:pStyle w:val="Titlechklst"/>
        <w:rPr>
          <w:rFonts w:ascii="Candara" w:hAnsi="Candara"/>
          <w:color w:val="77787B"/>
          <w:sz w:val="17"/>
          <w:szCs w:val="17"/>
        </w:rPr>
      </w:pPr>
    </w:p>
    <w:p w:rsidR="007E66DA" w:rsidRPr="003E2C3B" w:rsidRDefault="007E66DA" w:rsidP="00AA47F2">
      <w:pPr>
        <w:pStyle w:val="Titlechklst"/>
        <w:rPr>
          <w:rFonts w:ascii="Candara" w:hAnsi="Candara"/>
          <w:color w:val="77787B"/>
          <w:sz w:val="17"/>
          <w:szCs w:val="17"/>
        </w:rPr>
      </w:pPr>
    </w:p>
    <w:p w:rsidR="007E66DA" w:rsidRPr="003E2C3B" w:rsidRDefault="007E66DA" w:rsidP="00AA47F2">
      <w:pPr>
        <w:pStyle w:val="Titlechklst"/>
        <w:rPr>
          <w:rFonts w:ascii="Candara" w:hAnsi="Candara"/>
          <w:color w:val="77787B"/>
          <w:sz w:val="17"/>
          <w:szCs w:val="17"/>
        </w:rPr>
      </w:pPr>
    </w:p>
    <w:p w:rsidR="007E66DA" w:rsidRPr="003E2C3B" w:rsidRDefault="007E66DA" w:rsidP="00AA47F2">
      <w:pPr>
        <w:pStyle w:val="Titlechklst"/>
        <w:rPr>
          <w:rFonts w:ascii="Candara" w:hAnsi="Candara"/>
          <w:color w:val="77787B"/>
          <w:sz w:val="17"/>
          <w:szCs w:val="17"/>
        </w:rPr>
      </w:pPr>
    </w:p>
    <w:p w:rsidR="00AD7CCF" w:rsidRPr="003E2C3B" w:rsidRDefault="00AD7CCF" w:rsidP="00AA47F2">
      <w:pPr>
        <w:pStyle w:val="Titlechklst"/>
        <w:rPr>
          <w:rFonts w:ascii="Candara" w:hAnsi="Candara"/>
          <w:color w:val="77787B"/>
          <w:sz w:val="17"/>
          <w:szCs w:val="17"/>
        </w:rPr>
      </w:pPr>
    </w:p>
    <w:p w:rsidR="00AA47F2" w:rsidRPr="003E2C3B" w:rsidRDefault="0042637A" w:rsidP="00AA47F2">
      <w:pPr>
        <w:pStyle w:val="Titlechklst"/>
        <w:rPr>
          <w:rFonts w:ascii="Candara" w:hAnsi="Candara"/>
        </w:rPr>
      </w:pPr>
      <w:r w:rsidRPr="003E2C3B">
        <w:rPr>
          <w:rFonts w:ascii="Candara" w:hAnsi="Candara"/>
          <w:noProof/>
          <w:color w:val="0A84C6"/>
          <w:sz w:val="17"/>
          <w:szCs w:val="17"/>
        </w:rPr>
        <w:drawing>
          <wp:inline distT="0" distB="0" distL="0" distR="0">
            <wp:extent cx="2002790" cy="553720"/>
            <wp:effectExtent l="19050" t="0" r="0" b="0"/>
            <wp:docPr id="1" name="Picture 1" descr="GVK BI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K BIO"/>
                    <pic:cNvPicPr>
                      <a:picLocks noChangeAspect="1" noChangeArrowheads="1"/>
                    </pic:cNvPicPr>
                  </pic:nvPicPr>
                  <pic:blipFill>
                    <a:blip r:embed="rId9" cstate="print"/>
                    <a:srcRect/>
                    <a:stretch>
                      <a:fillRect/>
                    </a:stretch>
                  </pic:blipFill>
                  <pic:spPr bwMode="auto">
                    <a:xfrm>
                      <a:off x="0" y="0"/>
                      <a:ext cx="2002790" cy="553720"/>
                    </a:xfrm>
                    <a:prstGeom prst="rect">
                      <a:avLst/>
                    </a:prstGeom>
                    <a:noFill/>
                    <a:ln w="9525">
                      <a:noFill/>
                      <a:miter lim="800000"/>
                      <a:headEnd/>
                      <a:tailEnd/>
                    </a:ln>
                  </pic:spPr>
                </pic:pic>
              </a:graphicData>
            </a:graphic>
          </wp:inline>
        </w:drawing>
      </w:r>
    </w:p>
    <w:p w:rsidR="00AA47F2" w:rsidRPr="003E2C3B" w:rsidRDefault="00AA47F2" w:rsidP="00AA47F2">
      <w:pPr>
        <w:pStyle w:val="Titlechklst"/>
        <w:rPr>
          <w:rFonts w:ascii="Candara" w:hAnsi="Candara"/>
        </w:rPr>
      </w:pPr>
    </w:p>
    <w:p w:rsidR="00AD7CCF" w:rsidRPr="003E2C3B" w:rsidRDefault="00AD7CCF" w:rsidP="00AA47F2">
      <w:pPr>
        <w:pStyle w:val="Titlechklst"/>
        <w:rPr>
          <w:rFonts w:ascii="Candara" w:hAnsi="Candara"/>
        </w:rPr>
      </w:pPr>
    </w:p>
    <w:p w:rsidR="00AD7CCF" w:rsidRPr="003E2C3B" w:rsidRDefault="00AD7CCF" w:rsidP="00AA47F2">
      <w:pPr>
        <w:pStyle w:val="Titlechklst"/>
        <w:rPr>
          <w:rFonts w:ascii="Candara" w:hAnsi="Candara"/>
        </w:rPr>
      </w:pPr>
    </w:p>
    <w:p w:rsidR="00AD7CCF" w:rsidRPr="003E2C3B" w:rsidRDefault="00AD7CCF" w:rsidP="00AA47F2">
      <w:pPr>
        <w:pStyle w:val="Titlechklst"/>
        <w:rPr>
          <w:rFonts w:ascii="Candara" w:hAnsi="Candara"/>
        </w:rPr>
      </w:pPr>
    </w:p>
    <w:p w:rsidR="00AD7CCF" w:rsidRPr="003E2C3B" w:rsidRDefault="00AD7CCF" w:rsidP="00AA47F2">
      <w:pPr>
        <w:pStyle w:val="Titlechklst"/>
        <w:rPr>
          <w:rFonts w:ascii="Candara" w:hAnsi="Candara"/>
        </w:rPr>
      </w:pPr>
    </w:p>
    <w:p w:rsidR="0033795C" w:rsidRPr="003E2C3B" w:rsidRDefault="0033795C" w:rsidP="0033795C">
      <w:pPr>
        <w:pStyle w:val="Titlechklst"/>
        <w:ind w:left="720"/>
        <w:rPr>
          <w:rFonts w:ascii="Candara" w:hAnsi="Candara"/>
          <w:caps w:val="0"/>
          <w:sz w:val="40"/>
        </w:rPr>
      </w:pPr>
      <w:r w:rsidRPr="003E2C3B">
        <w:rPr>
          <w:rFonts w:ascii="Candara" w:hAnsi="Candara"/>
          <w:caps w:val="0"/>
          <w:sz w:val="40"/>
        </w:rPr>
        <w:t>Requirement Specification Document</w:t>
      </w:r>
    </w:p>
    <w:p w:rsidR="002F0DBB" w:rsidRPr="003E2C3B" w:rsidRDefault="002F0DBB" w:rsidP="00AA47F2">
      <w:pPr>
        <w:jc w:val="center"/>
        <w:rPr>
          <w:rFonts w:ascii="Candara" w:hAnsi="Candara"/>
          <w:b/>
          <w:sz w:val="40"/>
        </w:rPr>
      </w:pPr>
    </w:p>
    <w:p w:rsidR="00AA47F2" w:rsidRPr="003E2C3B" w:rsidRDefault="007F45E3" w:rsidP="00AA47F2">
      <w:pPr>
        <w:jc w:val="center"/>
        <w:rPr>
          <w:rFonts w:ascii="Candara" w:hAnsi="Candara"/>
          <w:b/>
          <w:sz w:val="40"/>
        </w:rPr>
      </w:pPr>
      <w:r>
        <w:rPr>
          <w:rFonts w:ascii="Candara" w:hAnsi="Candara"/>
          <w:b/>
          <w:sz w:val="40"/>
        </w:rPr>
        <w:t>Tracker</w:t>
      </w:r>
    </w:p>
    <w:p w:rsidR="00923D66" w:rsidRPr="003E2C3B" w:rsidRDefault="00923D66" w:rsidP="00AA47F2">
      <w:pPr>
        <w:jc w:val="center"/>
        <w:rPr>
          <w:rFonts w:ascii="Candara" w:hAnsi="Candara"/>
          <w:b/>
          <w:sz w:val="40"/>
        </w:rPr>
      </w:pPr>
    </w:p>
    <w:p w:rsidR="00923D66" w:rsidRPr="003E2C3B" w:rsidRDefault="00923D66" w:rsidP="00AA47F2">
      <w:pPr>
        <w:jc w:val="center"/>
        <w:rPr>
          <w:rFonts w:ascii="Candara" w:hAnsi="Candara"/>
          <w:b/>
          <w:sz w:val="40"/>
        </w:rPr>
      </w:pPr>
    </w:p>
    <w:p w:rsidR="007E66DA" w:rsidRPr="003E2C3B" w:rsidRDefault="007E66DA" w:rsidP="00AA47F2">
      <w:pPr>
        <w:jc w:val="center"/>
        <w:rPr>
          <w:rFonts w:ascii="Candara" w:hAnsi="Candara"/>
          <w:b/>
          <w:sz w:val="40"/>
        </w:rPr>
      </w:pPr>
    </w:p>
    <w:p w:rsidR="007E66DA" w:rsidRPr="003E2C3B" w:rsidRDefault="007E66DA" w:rsidP="00AA47F2">
      <w:pPr>
        <w:jc w:val="center"/>
        <w:rPr>
          <w:rFonts w:ascii="Candara" w:hAnsi="Candara"/>
          <w:b/>
          <w:sz w:val="40"/>
        </w:rPr>
      </w:pPr>
    </w:p>
    <w:p w:rsidR="007E66DA" w:rsidRPr="003E2C3B" w:rsidRDefault="007E66DA" w:rsidP="00AA47F2">
      <w:pPr>
        <w:jc w:val="center"/>
        <w:rPr>
          <w:rFonts w:ascii="Candara" w:hAnsi="Candara"/>
          <w:b/>
          <w:sz w:val="40"/>
        </w:rPr>
      </w:pPr>
    </w:p>
    <w:p w:rsidR="00923D66" w:rsidRPr="003E2C3B" w:rsidRDefault="00923D66" w:rsidP="00AA47F2">
      <w:pPr>
        <w:jc w:val="center"/>
        <w:rPr>
          <w:rFonts w:ascii="Candara" w:hAnsi="Candara"/>
          <w:b/>
          <w:sz w:val="40"/>
        </w:rPr>
      </w:pPr>
    </w:p>
    <w:p w:rsidR="00923D66" w:rsidRPr="003E2C3B" w:rsidRDefault="00923D66" w:rsidP="00AA47F2">
      <w:pPr>
        <w:jc w:val="center"/>
        <w:rPr>
          <w:rFonts w:ascii="Candara" w:hAnsi="Candara"/>
          <w:b/>
          <w:sz w:val="40"/>
        </w:rPr>
      </w:pPr>
    </w:p>
    <w:p w:rsidR="0033795C" w:rsidRPr="003E2C3B" w:rsidRDefault="0033795C" w:rsidP="00AD7CCF">
      <w:pPr>
        <w:overflowPunct w:val="0"/>
        <w:autoSpaceDE w:val="0"/>
        <w:autoSpaceDN w:val="0"/>
        <w:adjustRightInd w:val="0"/>
        <w:spacing w:after="0"/>
        <w:jc w:val="center"/>
        <w:textAlignment w:val="baseline"/>
        <w:rPr>
          <w:rFonts w:ascii="Candara" w:hAnsi="Candara"/>
          <w:color w:val="000000"/>
          <w:sz w:val="28"/>
          <w:szCs w:val="28"/>
        </w:rPr>
      </w:pPr>
      <w:r w:rsidRPr="003E2C3B">
        <w:rPr>
          <w:rFonts w:ascii="Candara" w:hAnsi="Candara"/>
          <w:color w:val="000000"/>
          <w:sz w:val="28"/>
          <w:szCs w:val="28"/>
        </w:rPr>
        <w:t>GVK Biosciences Private Limited</w:t>
      </w:r>
    </w:p>
    <w:p w:rsidR="0033795C" w:rsidRPr="003E2C3B" w:rsidRDefault="0033795C" w:rsidP="00AD7CCF">
      <w:pPr>
        <w:overflowPunct w:val="0"/>
        <w:autoSpaceDE w:val="0"/>
        <w:autoSpaceDN w:val="0"/>
        <w:adjustRightInd w:val="0"/>
        <w:spacing w:after="0"/>
        <w:jc w:val="center"/>
        <w:textAlignment w:val="baseline"/>
        <w:rPr>
          <w:rFonts w:ascii="Candara" w:hAnsi="Candara"/>
          <w:color w:val="000000"/>
          <w:sz w:val="28"/>
          <w:szCs w:val="28"/>
        </w:rPr>
      </w:pPr>
      <w:r w:rsidRPr="003E2C3B">
        <w:rPr>
          <w:rFonts w:ascii="Candara" w:hAnsi="Candara"/>
          <w:color w:val="000000"/>
          <w:sz w:val="28"/>
          <w:szCs w:val="28"/>
        </w:rPr>
        <w:t>Informatics Division</w:t>
      </w:r>
    </w:p>
    <w:p w:rsidR="0033795C" w:rsidRPr="003E2C3B" w:rsidRDefault="0033795C" w:rsidP="00AD7CCF">
      <w:pPr>
        <w:overflowPunct w:val="0"/>
        <w:autoSpaceDE w:val="0"/>
        <w:autoSpaceDN w:val="0"/>
        <w:adjustRightInd w:val="0"/>
        <w:spacing w:after="0"/>
        <w:jc w:val="center"/>
        <w:textAlignment w:val="baseline"/>
        <w:rPr>
          <w:rFonts w:ascii="Candara" w:hAnsi="Candara"/>
          <w:color w:val="000000"/>
          <w:sz w:val="28"/>
          <w:szCs w:val="28"/>
        </w:rPr>
      </w:pPr>
      <w:r w:rsidRPr="003E2C3B">
        <w:rPr>
          <w:rFonts w:ascii="Candara" w:hAnsi="Candara"/>
          <w:color w:val="000000"/>
          <w:sz w:val="28"/>
          <w:szCs w:val="28"/>
        </w:rPr>
        <w:t xml:space="preserve">Plot No: 79, Nacharam, </w:t>
      </w:r>
    </w:p>
    <w:p w:rsidR="0033795C" w:rsidRPr="003E2C3B" w:rsidRDefault="0033795C" w:rsidP="00AD7CCF">
      <w:pPr>
        <w:overflowPunct w:val="0"/>
        <w:autoSpaceDE w:val="0"/>
        <w:autoSpaceDN w:val="0"/>
        <w:adjustRightInd w:val="0"/>
        <w:spacing w:after="0"/>
        <w:jc w:val="center"/>
        <w:textAlignment w:val="baseline"/>
        <w:rPr>
          <w:rFonts w:ascii="Candara" w:hAnsi="Candara"/>
          <w:color w:val="000000"/>
          <w:sz w:val="28"/>
          <w:szCs w:val="28"/>
        </w:rPr>
      </w:pPr>
      <w:r w:rsidRPr="003E2C3B">
        <w:rPr>
          <w:rFonts w:ascii="Candara" w:hAnsi="Candara"/>
          <w:color w:val="000000"/>
          <w:sz w:val="28"/>
          <w:szCs w:val="28"/>
        </w:rPr>
        <w:t>IDA Mallapur, Hyderabad – 500076, India.</w:t>
      </w:r>
    </w:p>
    <w:p w:rsidR="0033795C" w:rsidRPr="003E2C3B" w:rsidRDefault="00E14F67" w:rsidP="00AD7CCF">
      <w:pPr>
        <w:overflowPunct w:val="0"/>
        <w:autoSpaceDE w:val="0"/>
        <w:autoSpaceDN w:val="0"/>
        <w:adjustRightInd w:val="0"/>
        <w:spacing w:after="0"/>
        <w:jc w:val="center"/>
        <w:textAlignment w:val="baseline"/>
        <w:rPr>
          <w:rFonts w:ascii="Candara" w:hAnsi="Candara"/>
          <w:color w:val="000000"/>
          <w:sz w:val="28"/>
          <w:szCs w:val="28"/>
        </w:rPr>
      </w:pPr>
      <w:r w:rsidRPr="003E2C3B">
        <w:rPr>
          <w:rFonts w:ascii="Candara" w:hAnsi="Candara"/>
          <w:color w:val="000000"/>
          <w:sz w:val="28"/>
          <w:szCs w:val="28"/>
        </w:rPr>
        <w:t>Tel:</w:t>
      </w:r>
      <w:r w:rsidR="0033795C" w:rsidRPr="003E2C3B">
        <w:rPr>
          <w:rFonts w:ascii="Candara" w:hAnsi="Candara"/>
          <w:color w:val="000000"/>
          <w:sz w:val="28"/>
          <w:szCs w:val="28"/>
        </w:rPr>
        <w:t xml:space="preserve"> +91 40 6736 6200 / 6736 6300</w:t>
      </w:r>
    </w:p>
    <w:p w:rsidR="00F6312B" w:rsidRPr="003E2C3B" w:rsidRDefault="0033795C" w:rsidP="007E66DA">
      <w:pPr>
        <w:overflowPunct w:val="0"/>
        <w:autoSpaceDE w:val="0"/>
        <w:autoSpaceDN w:val="0"/>
        <w:adjustRightInd w:val="0"/>
        <w:spacing w:after="0"/>
        <w:jc w:val="center"/>
        <w:textAlignment w:val="baseline"/>
        <w:rPr>
          <w:rFonts w:ascii="Candara" w:hAnsi="Candara"/>
          <w:caps/>
          <w:sz w:val="40"/>
        </w:rPr>
      </w:pPr>
      <w:r w:rsidRPr="003E2C3B">
        <w:rPr>
          <w:rFonts w:ascii="Candara" w:hAnsi="Candara"/>
          <w:color w:val="000000"/>
          <w:sz w:val="28"/>
          <w:szCs w:val="28"/>
        </w:rPr>
        <w:t>Fax: +91 40 67366444</w:t>
      </w:r>
    </w:p>
    <w:p w:rsidR="00CE6E8C" w:rsidRPr="003E2C3B" w:rsidRDefault="00CE6E8C" w:rsidP="00AA47F2">
      <w:pPr>
        <w:pStyle w:val="Titlechklst"/>
        <w:rPr>
          <w:rFonts w:ascii="Candara" w:hAnsi="Candara"/>
          <w:caps w:val="0"/>
          <w:sz w:val="40"/>
        </w:rPr>
      </w:pPr>
    </w:p>
    <w:p w:rsidR="002F0DBB" w:rsidRPr="003E2C3B" w:rsidRDefault="002F0DBB" w:rsidP="00AA47F2">
      <w:pPr>
        <w:pStyle w:val="Titlechklst"/>
        <w:rPr>
          <w:rFonts w:ascii="Candara" w:hAnsi="Candara"/>
          <w:caps w:val="0"/>
          <w:sz w:val="40"/>
        </w:rPr>
      </w:pPr>
    </w:p>
    <w:p w:rsidR="007C2668" w:rsidRPr="003E2C3B" w:rsidRDefault="007C2668">
      <w:pPr>
        <w:pStyle w:val="TOCHeading"/>
        <w:rPr>
          <w:rFonts w:ascii="Candara" w:hAnsi="Candara"/>
        </w:rPr>
      </w:pPr>
      <w:r w:rsidRPr="003E2C3B">
        <w:rPr>
          <w:rFonts w:ascii="Candara" w:hAnsi="Candara"/>
        </w:rPr>
        <w:lastRenderedPageBreak/>
        <w:t>Table of Contents</w:t>
      </w:r>
    </w:p>
    <w:p w:rsidR="00381F84" w:rsidRDefault="00254B7E">
      <w:pPr>
        <w:pStyle w:val="TOC1"/>
        <w:tabs>
          <w:tab w:val="left" w:pos="400"/>
        </w:tabs>
        <w:rPr>
          <w:rFonts w:asciiTheme="minorHAnsi" w:eastAsiaTheme="minorEastAsia" w:hAnsiTheme="minorHAnsi" w:cstheme="minorBidi"/>
          <w:sz w:val="22"/>
          <w:szCs w:val="22"/>
          <w:lang w:val="en-IN" w:eastAsia="en-IN"/>
        </w:rPr>
      </w:pPr>
      <w:r w:rsidRPr="00E77C44">
        <w:rPr>
          <w:rFonts w:ascii="Candara" w:hAnsi="Candara"/>
          <w:sz w:val="22"/>
          <w:szCs w:val="22"/>
        </w:rPr>
        <w:fldChar w:fldCharType="begin"/>
      </w:r>
      <w:r w:rsidR="007C2668" w:rsidRPr="005C47EB">
        <w:rPr>
          <w:rFonts w:ascii="Candara" w:hAnsi="Candara"/>
          <w:sz w:val="22"/>
          <w:szCs w:val="22"/>
        </w:rPr>
        <w:instrText xml:space="preserve"> TOC \o "1-3" \h \z \u </w:instrText>
      </w:r>
      <w:r w:rsidRPr="00E77C44">
        <w:rPr>
          <w:rFonts w:ascii="Candara" w:hAnsi="Candara"/>
          <w:sz w:val="22"/>
          <w:szCs w:val="22"/>
        </w:rPr>
        <w:fldChar w:fldCharType="separate"/>
      </w:r>
      <w:hyperlink w:anchor="_Toc409781181" w:history="1">
        <w:r w:rsidR="00381F84" w:rsidRPr="005C73D9">
          <w:rPr>
            <w:rStyle w:val="Hyperlink"/>
            <w:rFonts w:ascii="Candara" w:eastAsia="MS Mincho" w:hAnsi="Candara" w:cs="Arial"/>
            <w:bCs/>
            <w:lang w:eastAsia="ja-JP" w:bidi="te-IN"/>
          </w:rPr>
          <w:t>1</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Introduction</w:t>
        </w:r>
        <w:r w:rsidR="00381F84">
          <w:rPr>
            <w:webHidden/>
          </w:rPr>
          <w:tab/>
        </w:r>
        <w:r>
          <w:rPr>
            <w:webHidden/>
          </w:rPr>
          <w:fldChar w:fldCharType="begin"/>
        </w:r>
        <w:r w:rsidR="00381F84">
          <w:rPr>
            <w:webHidden/>
          </w:rPr>
          <w:instrText xml:space="preserve"> PAGEREF _Toc409781181 \h </w:instrText>
        </w:r>
        <w:r>
          <w:rPr>
            <w:webHidden/>
          </w:rPr>
        </w:r>
        <w:r>
          <w:rPr>
            <w:webHidden/>
          </w:rPr>
          <w:fldChar w:fldCharType="separate"/>
        </w:r>
        <w:r w:rsidR="00381F84">
          <w:rPr>
            <w:webHidden/>
          </w:rPr>
          <w:t>5</w:t>
        </w:r>
        <w:r>
          <w:rPr>
            <w:webHidden/>
          </w:rPr>
          <w:fldChar w:fldCharType="end"/>
        </w:r>
      </w:hyperlink>
    </w:p>
    <w:p w:rsidR="00381F84" w:rsidRDefault="00254B7E">
      <w:pPr>
        <w:pStyle w:val="TOC2"/>
        <w:tabs>
          <w:tab w:val="left" w:pos="660"/>
        </w:tabs>
        <w:rPr>
          <w:rFonts w:asciiTheme="minorHAnsi" w:eastAsiaTheme="minorEastAsia" w:hAnsiTheme="minorHAnsi" w:cstheme="minorBidi"/>
          <w:noProof/>
          <w:sz w:val="22"/>
          <w:szCs w:val="22"/>
          <w:lang w:val="en-IN" w:eastAsia="en-IN"/>
        </w:rPr>
      </w:pPr>
      <w:hyperlink w:anchor="_Toc409781182" w:history="1">
        <w:r w:rsidR="00381F84" w:rsidRPr="005C73D9">
          <w:rPr>
            <w:rStyle w:val="Hyperlink"/>
            <w:rFonts w:ascii="Candara" w:hAnsi="Candara"/>
            <w:noProof/>
            <w:lang w:bidi="te-IN"/>
          </w:rPr>
          <w:t>1.1</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Overview</w:t>
        </w:r>
        <w:r w:rsidR="00381F84">
          <w:rPr>
            <w:noProof/>
            <w:webHidden/>
          </w:rPr>
          <w:tab/>
        </w:r>
        <w:r>
          <w:rPr>
            <w:noProof/>
            <w:webHidden/>
          </w:rPr>
          <w:fldChar w:fldCharType="begin"/>
        </w:r>
        <w:r w:rsidR="00381F84">
          <w:rPr>
            <w:noProof/>
            <w:webHidden/>
          </w:rPr>
          <w:instrText xml:space="preserve"> PAGEREF _Toc409781182 \h </w:instrText>
        </w:r>
        <w:r>
          <w:rPr>
            <w:noProof/>
            <w:webHidden/>
          </w:rPr>
        </w:r>
        <w:r>
          <w:rPr>
            <w:noProof/>
            <w:webHidden/>
          </w:rPr>
          <w:fldChar w:fldCharType="separate"/>
        </w:r>
        <w:r w:rsidR="00381F84">
          <w:rPr>
            <w:noProof/>
            <w:webHidden/>
          </w:rPr>
          <w:t>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183" w:history="1">
        <w:r w:rsidR="00381F84" w:rsidRPr="005C73D9">
          <w:rPr>
            <w:rStyle w:val="Hyperlink"/>
            <w:rFonts w:ascii="Candara" w:hAnsi="Candara"/>
            <w:noProof/>
            <w:lang w:bidi="te-IN"/>
          </w:rPr>
          <w:t>1.2</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Purpose</w:t>
        </w:r>
        <w:r w:rsidR="00381F84">
          <w:rPr>
            <w:noProof/>
            <w:webHidden/>
          </w:rPr>
          <w:tab/>
        </w:r>
        <w:r>
          <w:rPr>
            <w:noProof/>
            <w:webHidden/>
          </w:rPr>
          <w:fldChar w:fldCharType="begin"/>
        </w:r>
        <w:r w:rsidR="00381F84">
          <w:rPr>
            <w:noProof/>
            <w:webHidden/>
          </w:rPr>
          <w:instrText xml:space="preserve"> PAGEREF _Toc409781183 \h </w:instrText>
        </w:r>
        <w:r>
          <w:rPr>
            <w:noProof/>
            <w:webHidden/>
          </w:rPr>
        </w:r>
        <w:r>
          <w:rPr>
            <w:noProof/>
            <w:webHidden/>
          </w:rPr>
          <w:fldChar w:fldCharType="separate"/>
        </w:r>
        <w:r w:rsidR="00381F84">
          <w:rPr>
            <w:noProof/>
            <w:webHidden/>
          </w:rPr>
          <w:t>6</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184" w:history="1">
        <w:r w:rsidR="00381F84" w:rsidRPr="005C73D9">
          <w:rPr>
            <w:rStyle w:val="Hyperlink"/>
            <w:rFonts w:ascii="Candara" w:hAnsi="Candara"/>
            <w:noProof/>
            <w:lang w:bidi="te-IN"/>
          </w:rPr>
          <w:t>1.3</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Intended audience</w:t>
        </w:r>
        <w:r w:rsidR="00381F84">
          <w:rPr>
            <w:noProof/>
            <w:webHidden/>
          </w:rPr>
          <w:tab/>
        </w:r>
        <w:r>
          <w:rPr>
            <w:noProof/>
            <w:webHidden/>
          </w:rPr>
          <w:fldChar w:fldCharType="begin"/>
        </w:r>
        <w:r w:rsidR="00381F84">
          <w:rPr>
            <w:noProof/>
            <w:webHidden/>
          </w:rPr>
          <w:instrText xml:space="preserve"> PAGEREF _Toc409781184 \h </w:instrText>
        </w:r>
        <w:r>
          <w:rPr>
            <w:noProof/>
            <w:webHidden/>
          </w:rPr>
        </w:r>
        <w:r>
          <w:rPr>
            <w:noProof/>
            <w:webHidden/>
          </w:rPr>
          <w:fldChar w:fldCharType="separate"/>
        </w:r>
        <w:r w:rsidR="00381F84">
          <w:rPr>
            <w:noProof/>
            <w:webHidden/>
          </w:rPr>
          <w:t>6</w:t>
        </w:r>
        <w:r>
          <w:rPr>
            <w:noProof/>
            <w:webHidden/>
          </w:rPr>
          <w:fldChar w:fldCharType="end"/>
        </w:r>
      </w:hyperlink>
    </w:p>
    <w:p w:rsidR="00381F84" w:rsidRDefault="00254B7E">
      <w:pPr>
        <w:pStyle w:val="TOC1"/>
        <w:tabs>
          <w:tab w:val="left" w:pos="400"/>
        </w:tabs>
        <w:rPr>
          <w:rFonts w:asciiTheme="minorHAnsi" w:eastAsiaTheme="minorEastAsia" w:hAnsiTheme="minorHAnsi" w:cstheme="minorBidi"/>
          <w:sz w:val="22"/>
          <w:szCs w:val="22"/>
          <w:lang w:val="en-IN" w:eastAsia="en-IN"/>
        </w:rPr>
      </w:pPr>
      <w:hyperlink w:anchor="_Toc409781185" w:history="1">
        <w:r w:rsidR="00381F84" w:rsidRPr="005C73D9">
          <w:rPr>
            <w:rStyle w:val="Hyperlink"/>
            <w:rFonts w:ascii="Candara" w:hAnsi="Candara"/>
            <w:lang w:val="en-IN" w:bidi="te-IN"/>
          </w:rPr>
          <w:t>2</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Business Process Understanding</w:t>
        </w:r>
        <w:r w:rsidR="00381F84">
          <w:rPr>
            <w:webHidden/>
          </w:rPr>
          <w:tab/>
        </w:r>
        <w:r>
          <w:rPr>
            <w:webHidden/>
          </w:rPr>
          <w:fldChar w:fldCharType="begin"/>
        </w:r>
        <w:r w:rsidR="00381F84">
          <w:rPr>
            <w:webHidden/>
          </w:rPr>
          <w:instrText xml:space="preserve"> PAGEREF _Toc409781185 \h </w:instrText>
        </w:r>
        <w:r>
          <w:rPr>
            <w:webHidden/>
          </w:rPr>
        </w:r>
        <w:r>
          <w:rPr>
            <w:webHidden/>
          </w:rPr>
          <w:fldChar w:fldCharType="separate"/>
        </w:r>
        <w:r w:rsidR="00381F84">
          <w:rPr>
            <w:webHidden/>
          </w:rPr>
          <w:t>6</w:t>
        </w:r>
        <w:r>
          <w:rPr>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186" w:history="1">
        <w:r w:rsidR="00381F84" w:rsidRPr="005C73D9">
          <w:rPr>
            <w:rStyle w:val="Hyperlink"/>
            <w:rFonts w:ascii="Candara" w:hAnsi="Candara"/>
            <w:noProof/>
            <w:lang w:bidi="te-IN"/>
          </w:rPr>
          <w:t>2.1</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System Functional Overview</w:t>
        </w:r>
        <w:r w:rsidR="00381F84">
          <w:rPr>
            <w:noProof/>
            <w:webHidden/>
          </w:rPr>
          <w:tab/>
        </w:r>
        <w:r>
          <w:rPr>
            <w:noProof/>
            <w:webHidden/>
          </w:rPr>
          <w:fldChar w:fldCharType="begin"/>
        </w:r>
        <w:r w:rsidR="00381F84">
          <w:rPr>
            <w:noProof/>
            <w:webHidden/>
          </w:rPr>
          <w:instrText xml:space="preserve"> PAGEREF _Toc409781186 \h </w:instrText>
        </w:r>
        <w:r>
          <w:rPr>
            <w:noProof/>
            <w:webHidden/>
          </w:rPr>
        </w:r>
        <w:r>
          <w:rPr>
            <w:noProof/>
            <w:webHidden/>
          </w:rPr>
          <w:fldChar w:fldCharType="separate"/>
        </w:r>
        <w:r w:rsidR="00381F84">
          <w:rPr>
            <w:noProof/>
            <w:webHidden/>
          </w:rPr>
          <w:t>7</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187" w:history="1">
        <w:r w:rsidR="00381F84" w:rsidRPr="005C73D9">
          <w:rPr>
            <w:rStyle w:val="Hyperlink"/>
            <w:noProof/>
            <w:lang w:bidi="te-IN"/>
          </w:rPr>
          <w:t>2.1.1</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bidi="te-IN"/>
          </w:rPr>
          <w:t>Hi</w:t>
        </w:r>
        <w:r w:rsidR="00381F84" w:rsidRPr="005C73D9">
          <w:rPr>
            <w:rStyle w:val="Hyperlink"/>
            <w:noProof/>
            <w:lang w:bidi="te-IN"/>
          </w:rPr>
          <w:t>gh Level System Context</w:t>
        </w:r>
        <w:r w:rsidR="00381F84">
          <w:rPr>
            <w:noProof/>
            <w:webHidden/>
          </w:rPr>
          <w:tab/>
        </w:r>
        <w:r>
          <w:rPr>
            <w:noProof/>
            <w:webHidden/>
          </w:rPr>
          <w:fldChar w:fldCharType="begin"/>
        </w:r>
        <w:r w:rsidR="00381F84">
          <w:rPr>
            <w:noProof/>
            <w:webHidden/>
          </w:rPr>
          <w:instrText xml:space="preserve"> PAGEREF _Toc409781187 \h </w:instrText>
        </w:r>
        <w:r>
          <w:rPr>
            <w:noProof/>
            <w:webHidden/>
          </w:rPr>
        </w:r>
        <w:r>
          <w:rPr>
            <w:noProof/>
            <w:webHidden/>
          </w:rPr>
          <w:fldChar w:fldCharType="separate"/>
        </w:r>
        <w:r w:rsidR="00381F84">
          <w:rPr>
            <w:noProof/>
            <w:webHidden/>
          </w:rPr>
          <w:t>7</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188" w:history="1">
        <w:r w:rsidR="00381F84" w:rsidRPr="005C73D9">
          <w:rPr>
            <w:rStyle w:val="Hyperlink"/>
            <w:noProof/>
            <w:lang w:bidi="te-IN"/>
          </w:rPr>
          <w:t>2.1.2</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Technology Overview</w:t>
        </w:r>
        <w:r w:rsidR="00381F84">
          <w:rPr>
            <w:noProof/>
            <w:webHidden/>
          </w:rPr>
          <w:tab/>
        </w:r>
        <w:r>
          <w:rPr>
            <w:noProof/>
            <w:webHidden/>
          </w:rPr>
          <w:fldChar w:fldCharType="begin"/>
        </w:r>
        <w:r w:rsidR="00381F84">
          <w:rPr>
            <w:noProof/>
            <w:webHidden/>
          </w:rPr>
          <w:instrText xml:space="preserve"> PAGEREF _Toc409781188 \h </w:instrText>
        </w:r>
        <w:r>
          <w:rPr>
            <w:noProof/>
            <w:webHidden/>
          </w:rPr>
        </w:r>
        <w:r>
          <w:rPr>
            <w:noProof/>
            <w:webHidden/>
          </w:rPr>
          <w:fldChar w:fldCharType="separate"/>
        </w:r>
        <w:r w:rsidR="00381F84">
          <w:rPr>
            <w:noProof/>
            <w:webHidden/>
          </w:rPr>
          <w:t>9</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189" w:history="1">
        <w:r w:rsidR="00381F84" w:rsidRPr="005C73D9">
          <w:rPr>
            <w:rStyle w:val="Hyperlink"/>
            <w:noProof/>
            <w:lang w:bidi="te-IN"/>
          </w:rPr>
          <w:t>2.1.3</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System interfaces Overview</w:t>
        </w:r>
        <w:r w:rsidR="00381F84">
          <w:rPr>
            <w:noProof/>
            <w:webHidden/>
          </w:rPr>
          <w:tab/>
        </w:r>
        <w:r>
          <w:rPr>
            <w:noProof/>
            <w:webHidden/>
          </w:rPr>
          <w:fldChar w:fldCharType="begin"/>
        </w:r>
        <w:r w:rsidR="00381F84">
          <w:rPr>
            <w:noProof/>
            <w:webHidden/>
          </w:rPr>
          <w:instrText xml:space="preserve"> PAGEREF _Toc409781189 \h </w:instrText>
        </w:r>
        <w:r>
          <w:rPr>
            <w:noProof/>
            <w:webHidden/>
          </w:rPr>
        </w:r>
        <w:r>
          <w:rPr>
            <w:noProof/>
            <w:webHidden/>
          </w:rPr>
          <w:fldChar w:fldCharType="separate"/>
        </w:r>
        <w:r w:rsidR="00381F84">
          <w:rPr>
            <w:noProof/>
            <w:webHidden/>
          </w:rPr>
          <w:t>9</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190" w:history="1">
        <w:r w:rsidR="00381F84" w:rsidRPr="005C73D9">
          <w:rPr>
            <w:rStyle w:val="Hyperlink"/>
            <w:noProof/>
            <w:lang w:bidi="te-IN"/>
          </w:rPr>
          <w:t>2.1.4</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Data Model</w:t>
        </w:r>
        <w:r w:rsidR="00381F84">
          <w:rPr>
            <w:noProof/>
            <w:webHidden/>
          </w:rPr>
          <w:tab/>
        </w:r>
        <w:r>
          <w:rPr>
            <w:noProof/>
            <w:webHidden/>
          </w:rPr>
          <w:fldChar w:fldCharType="begin"/>
        </w:r>
        <w:r w:rsidR="00381F84">
          <w:rPr>
            <w:noProof/>
            <w:webHidden/>
          </w:rPr>
          <w:instrText xml:space="preserve"> PAGEREF _Toc409781190 \h </w:instrText>
        </w:r>
        <w:r>
          <w:rPr>
            <w:noProof/>
            <w:webHidden/>
          </w:rPr>
        </w:r>
        <w:r>
          <w:rPr>
            <w:noProof/>
            <w:webHidden/>
          </w:rPr>
          <w:fldChar w:fldCharType="separate"/>
        </w:r>
        <w:r w:rsidR="00381F84">
          <w:rPr>
            <w:noProof/>
            <w:webHidden/>
          </w:rPr>
          <w:t>10</w:t>
        </w:r>
        <w:r>
          <w:rPr>
            <w:noProof/>
            <w:webHidden/>
          </w:rPr>
          <w:fldChar w:fldCharType="end"/>
        </w:r>
      </w:hyperlink>
    </w:p>
    <w:p w:rsidR="00381F84" w:rsidRDefault="00254B7E">
      <w:pPr>
        <w:pStyle w:val="TOC1"/>
        <w:tabs>
          <w:tab w:val="left" w:pos="400"/>
        </w:tabs>
        <w:rPr>
          <w:rFonts w:asciiTheme="minorHAnsi" w:eastAsiaTheme="minorEastAsia" w:hAnsiTheme="minorHAnsi" w:cstheme="minorBidi"/>
          <w:sz w:val="22"/>
          <w:szCs w:val="22"/>
          <w:lang w:val="en-IN" w:eastAsia="en-IN"/>
        </w:rPr>
      </w:pPr>
      <w:hyperlink w:anchor="_Toc409781191" w:history="1">
        <w:r w:rsidR="00381F84" w:rsidRPr="005C73D9">
          <w:rPr>
            <w:rStyle w:val="Hyperlink"/>
            <w:rFonts w:ascii="Candara" w:hAnsi="Candara"/>
            <w:lang w:val="en-IN" w:bidi="te-IN"/>
          </w:rPr>
          <w:t>3</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Business Requirements</w:t>
        </w:r>
        <w:r w:rsidR="00381F84">
          <w:rPr>
            <w:webHidden/>
          </w:rPr>
          <w:tab/>
        </w:r>
        <w:r>
          <w:rPr>
            <w:webHidden/>
          </w:rPr>
          <w:fldChar w:fldCharType="begin"/>
        </w:r>
        <w:r w:rsidR="00381F84">
          <w:rPr>
            <w:webHidden/>
          </w:rPr>
          <w:instrText xml:space="preserve"> PAGEREF _Toc409781191 \h </w:instrText>
        </w:r>
        <w:r>
          <w:rPr>
            <w:webHidden/>
          </w:rPr>
        </w:r>
        <w:r>
          <w:rPr>
            <w:webHidden/>
          </w:rPr>
          <w:fldChar w:fldCharType="separate"/>
        </w:r>
        <w:r w:rsidR="00381F84">
          <w:rPr>
            <w:webHidden/>
          </w:rPr>
          <w:t>11</w:t>
        </w:r>
        <w:r>
          <w:rPr>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192" w:history="1">
        <w:r w:rsidR="00381F84" w:rsidRPr="005C73D9">
          <w:rPr>
            <w:rStyle w:val="Hyperlink"/>
            <w:rFonts w:ascii="Candara" w:hAnsi="Candara"/>
            <w:noProof/>
            <w:lang w:val="en-IN" w:bidi="te-IN"/>
          </w:rPr>
          <w:t>3.1</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Application</w:t>
        </w:r>
        <w:r w:rsidR="00381F84" w:rsidRPr="005C73D9">
          <w:rPr>
            <w:rStyle w:val="Hyperlink"/>
            <w:rFonts w:ascii="Candara" w:hAnsi="Candara"/>
            <w:noProof/>
            <w:lang w:bidi="te-IN"/>
          </w:rPr>
          <w:t xml:space="preserve"> Scope and Boundary</w:t>
        </w:r>
        <w:r w:rsidR="00381F84">
          <w:rPr>
            <w:noProof/>
            <w:webHidden/>
          </w:rPr>
          <w:tab/>
        </w:r>
        <w:r>
          <w:rPr>
            <w:noProof/>
            <w:webHidden/>
          </w:rPr>
          <w:fldChar w:fldCharType="begin"/>
        </w:r>
        <w:r w:rsidR="00381F84">
          <w:rPr>
            <w:noProof/>
            <w:webHidden/>
          </w:rPr>
          <w:instrText xml:space="preserve"> PAGEREF _Toc409781192 \h </w:instrText>
        </w:r>
        <w:r>
          <w:rPr>
            <w:noProof/>
            <w:webHidden/>
          </w:rPr>
        </w:r>
        <w:r>
          <w:rPr>
            <w:noProof/>
            <w:webHidden/>
          </w:rPr>
          <w:fldChar w:fldCharType="separate"/>
        </w:r>
        <w:r w:rsidR="00381F84">
          <w:rPr>
            <w:noProof/>
            <w:webHidden/>
          </w:rPr>
          <w:t>11</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193" w:history="1">
        <w:r w:rsidR="00381F84" w:rsidRPr="005C73D9">
          <w:rPr>
            <w:rStyle w:val="Hyperlink"/>
            <w:rFonts w:ascii="Candara" w:hAnsi="Candara"/>
            <w:noProof/>
            <w:lang w:bidi="te-IN"/>
          </w:rPr>
          <w:t>3.2</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 xml:space="preserve">Users of the </w:t>
        </w:r>
        <w:r w:rsidR="00381F84" w:rsidRPr="005C73D9">
          <w:rPr>
            <w:rStyle w:val="Hyperlink"/>
            <w:rFonts w:ascii="Candara" w:hAnsi="Candara"/>
            <w:noProof/>
            <w:lang w:val="en-IN" w:bidi="te-IN"/>
          </w:rPr>
          <w:t>Application</w:t>
        </w:r>
        <w:r w:rsidR="00381F84">
          <w:rPr>
            <w:noProof/>
            <w:webHidden/>
          </w:rPr>
          <w:tab/>
        </w:r>
        <w:r>
          <w:rPr>
            <w:noProof/>
            <w:webHidden/>
          </w:rPr>
          <w:fldChar w:fldCharType="begin"/>
        </w:r>
        <w:r w:rsidR="00381F84">
          <w:rPr>
            <w:noProof/>
            <w:webHidden/>
          </w:rPr>
          <w:instrText xml:space="preserve"> PAGEREF _Toc409781193 \h </w:instrText>
        </w:r>
        <w:r>
          <w:rPr>
            <w:noProof/>
            <w:webHidden/>
          </w:rPr>
        </w:r>
        <w:r>
          <w:rPr>
            <w:noProof/>
            <w:webHidden/>
          </w:rPr>
          <w:fldChar w:fldCharType="separate"/>
        </w:r>
        <w:r w:rsidR="00381F84">
          <w:rPr>
            <w:noProof/>
            <w:webHidden/>
          </w:rPr>
          <w:t>12</w:t>
        </w:r>
        <w:r>
          <w:rPr>
            <w:noProof/>
            <w:webHidden/>
          </w:rPr>
          <w:fldChar w:fldCharType="end"/>
        </w:r>
      </w:hyperlink>
    </w:p>
    <w:p w:rsidR="00381F84" w:rsidRDefault="00254B7E">
      <w:pPr>
        <w:pStyle w:val="TOC1"/>
        <w:tabs>
          <w:tab w:val="left" w:pos="400"/>
        </w:tabs>
        <w:rPr>
          <w:rFonts w:asciiTheme="minorHAnsi" w:eastAsiaTheme="minorEastAsia" w:hAnsiTheme="minorHAnsi" w:cstheme="minorBidi"/>
          <w:sz w:val="22"/>
          <w:szCs w:val="22"/>
          <w:lang w:val="en-IN" w:eastAsia="en-IN"/>
        </w:rPr>
      </w:pPr>
      <w:hyperlink w:anchor="_Toc409781194" w:history="1">
        <w:r w:rsidR="00381F84" w:rsidRPr="005C73D9">
          <w:rPr>
            <w:rStyle w:val="Hyperlink"/>
            <w:rFonts w:ascii="Candara" w:hAnsi="Candara"/>
            <w:lang w:val="en-IN" w:bidi="te-IN"/>
          </w:rPr>
          <w:t>4</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Application Flow</w:t>
        </w:r>
        <w:r w:rsidR="00381F84">
          <w:rPr>
            <w:webHidden/>
          </w:rPr>
          <w:tab/>
        </w:r>
        <w:r>
          <w:rPr>
            <w:webHidden/>
          </w:rPr>
          <w:fldChar w:fldCharType="begin"/>
        </w:r>
        <w:r w:rsidR="00381F84">
          <w:rPr>
            <w:webHidden/>
          </w:rPr>
          <w:instrText xml:space="preserve"> PAGEREF _Toc409781194 \h </w:instrText>
        </w:r>
        <w:r>
          <w:rPr>
            <w:webHidden/>
          </w:rPr>
        </w:r>
        <w:r>
          <w:rPr>
            <w:webHidden/>
          </w:rPr>
          <w:fldChar w:fldCharType="separate"/>
        </w:r>
        <w:r w:rsidR="00381F84">
          <w:rPr>
            <w:webHidden/>
          </w:rPr>
          <w:t>12</w:t>
        </w:r>
        <w:r>
          <w:rPr>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195" w:history="1">
        <w:r w:rsidR="00381F84" w:rsidRPr="005C73D9">
          <w:rPr>
            <w:rStyle w:val="Hyperlink"/>
            <w:rFonts w:ascii="Candara" w:hAnsi="Candara"/>
            <w:noProof/>
            <w:lang w:val="en-IN" w:bidi="te-IN"/>
          </w:rPr>
          <w:t>4.1</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Create New Account</w:t>
        </w:r>
        <w:r w:rsidR="00381F84">
          <w:rPr>
            <w:noProof/>
            <w:webHidden/>
          </w:rPr>
          <w:tab/>
        </w:r>
        <w:r>
          <w:rPr>
            <w:noProof/>
            <w:webHidden/>
          </w:rPr>
          <w:fldChar w:fldCharType="begin"/>
        </w:r>
        <w:r w:rsidR="00381F84">
          <w:rPr>
            <w:noProof/>
            <w:webHidden/>
          </w:rPr>
          <w:instrText xml:space="preserve"> PAGEREF _Toc409781195 \h </w:instrText>
        </w:r>
        <w:r>
          <w:rPr>
            <w:noProof/>
            <w:webHidden/>
          </w:rPr>
        </w:r>
        <w:r>
          <w:rPr>
            <w:noProof/>
            <w:webHidden/>
          </w:rPr>
          <w:fldChar w:fldCharType="separate"/>
        </w:r>
        <w:r w:rsidR="00381F84">
          <w:rPr>
            <w:noProof/>
            <w:webHidden/>
          </w:rPr>
          <w:t>14</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196" w:history="1">
        <w:r w:rsidR="00381F84" w:rsidRPr="005C73D9">
          <w:rPr>
            <w:rStyle w:val="Hyperlink"/>
            <w:rFonts w:ascii="Candara" w:hAnsi="Candara"/>
            <w:noProof/>
            <w:lang w:val="en-IN" w:bidi="te-IN"/>
          </w:rPr>
          <w:t>4.2</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Login</w:t>
        </w:r>
        <w:r w:rsidR="00381F84">
          <w:rPr>
            <w:noProof/>
            <w:webHidden/>
          </w:rPr>
          <w:tab/>
        </w:r>
        <w:r>
          <w:rPr>
            <w:noProof/>
            <w:webHidden/>
          </w:rPr>
          <w:fldChar w:fldCharType="begin"/>
        </w:r>
        <w:r w:rsidR="00381F84">
          <w:rPr>
            <w:noProof/>
            <w:webHidden/>
          </w:rPr>
          <w:instrText xml:space="preserve"> PAGEREF _Toc409781196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197" w:history="1">
        <w:r w:rsidR="00381F84" w:rsidRPr="005C73D9">
          <w:rPr>
            <w:rStyle w:val="Hyperlink"/>
            <w:rFonts w:ascii="Candara" w:hAnsi="Candara"/>
            <w:noProof/>
            <w:lang w:val="en-IN" w:bidi="te-IN"/>
          </w:rPr>
          <w:t>4.3</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Dashboard</w:t>
        </w:r>
        <w:r w:rsidR="00381F84">
          <w:rPr>
            <w:noProof/>
            <w:webHidden/>
          </w:rPr>
          <w:tab/>
        </w:r>
        <w:r>
          <w:rPr>
            <w:noProof/>
            <w:webHidden/>
          </w:rPr>
          <w:fldChar w:fldCharType="begin"/>
        </w:r>
        <w:r w:rsidR="00381F84">
          <w:rPr>
            <w:noProof/>
            <w:webHidden/>
          </w:rPr>
          <w:instrText xml:space="preserve"> PAGEREF _Toc409781197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198" w:history="1">
        <w:r w:rsidR="00381F84" w:rsidRPr="005C73D9">
          <w:rPr>
            <w:rStyle w:val="Hyperlink"/>
            <w:i/>
            <w:noProof/>
            <w:lang w:val="en-IN" w:bidi="te-IN"/>
          </w:rPr>
          <w:t>4.3.1</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My Activities</w:t>
        </w:r>
        <w:r w:rsidR="00381F84">
          <w:rPr>
            <w:noProof/>
            <w:webHidden/>
          </w:rPr>
          <w:tab/>
        </w:r>
        <w:r>
          <w:rPr>
            <w:noProof/>
            <w:webHidden/>
          </w:rPr>
          <w:fldChar w:fldCharType="begin"/>
        </w:r>
        <w:r w:rsidR="00381F84">
          <w:rPr>
            <w:noProof/>
            <w:webHidden/>
          </w:rPr>
          <w:instrText xml:space="preserve"> PAGEREF _Toc409781198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199" w:history="1">
        <w:r w:rsidR="00381F84" w:rsidRPr="005C73D9">
          <w:rPr>
            <w:rStyle w:val="Hyperlink"/>
            <w:i/>
            <w:noProof/>
            <w:lang w:val="en-IN" w:bidi="te-IN"/>
          </w:rPr>
          <w:t>4.3.2</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All Activities</w:t>
        </w:r>
        <w:r w:rsidR="00381F84">
          <w:rPr>
            <w:noProof/>
            <w:webHidden/>
          </w:rPr>
          <w:tab/>
        </w:r>
        <w:r>
          <w:rPr>
            <w:noProof/>
            <w:webHidden/>
          </w:rPr>
          <w:fldChar w:fldCharType="begin"/>
        </w:r>
        <w:r w:rsidR="00381F84">
          <w:rPr>
            <w:noProof/>
            <w:webHidden/>
          </w:rPr>
          <w:instrText xml:space="preserve"> PAGEREF _Toc409781199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00" w:history="1">
        <w:r w:rsidR="00381F84" w:rsidRPr="005C73D9">
          <w:rPr>
            <w:rStyle w:val="Hyperlink"/>
            <w:i/>
            <w:noProof/>
            <w:lang w:val="en-IN" w:bidi="te-IN"/>
          </w:rPr>
          <w:t>4.3.3</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My Franchise(s)</w:t>
        </w:r>
        <w:r w:rsidR="00381F84">
          <w:rPr>
            <w:noProof/>
            <w:webHidden/>
          </w:rPr>
          <w:tab/>
        </w:r>
        <w:r>
          <w:rPr>
            <w:noProof/>
            <w:webHidden/>
          </w:rPr>
          <w:fldChar w:fldCharType="begin"/>
        </w:r>
        <w:r w:rsidR="00381F84">
          <w:rPr>
            <w:noProof/>
            <w:webHidden/>
          </w:rPr>
          <w:instrText xml:space="preserve"> PAGEREF _Toc409781200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01" w:history="1">
        <w:r w:rsidR="00381F84" w:rsidRPr="005C73D9">
          <w:rPr>
            <w:rStyle w:val="Hyperlink"/>
            <w:i/>
            <w:noProof/>
            <w:lang w:val="en-IN" w:bidi="te-IN"/>
          </w:rPr>
          <w:t>4.3.4</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My Line Function Team</w:t>
        </w:r>
        <w:r w:rsidR="00381F84">
          <w:rPr>
            <w:noProof/>
            <w:webHidden/>
          </w:rPr>
          <w:tab/>
        </w:r>
        <w:r>
          <w:rPr>
            <w:noProof/>
            <w:webHidden/>
          </w:rPr>
          <w:fldChar w:fldCharType="begin"/>
        </w:r>
        <w:r w:rsidR="00381F84">
          <w:rPr>
            <w:noProof/>
            <w:webHidden/>
          </w:rPr>
          <w:instrText xml:space="preserve"> PAGEREF _Toc409781201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02" w:history="1">
        <w:r w:rsidR="00381F84" w:rsidRPr="005C73D9">
          <w:rPr>
            <w:rStyle w:val="Hyperlink"/>
            <w:rFonts w:ascii="Candara" w:hAnsi="Candara"/>
            <w:noProof/>
            <w:lang w:val="en-IN" w:bidi="te-IN"/>
          </w:rPr>
          <w:t>4.4</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Activity</w:t>
        </w:r>
        <w:r w:rsidR="00381F84">
          <w:rPr>
            <w:noProof/>
            <w:webHidden/>
          </w:rPr>
          <w:tab/>
        </w:r>
        <w:r>
          <w:rPr>
            <w:noProof/>
            <w:webHidden/>
          </w:rPr>
          <w:fldChar w:fldCharType="begin"/>
        </w:r>
        <w:r w:rsidR="00381F84">
          <w:rPr>
            <w:noProof/>
            <w:webHidden/>
          </w:rPr>
          <w:instrText xml:space="preserve"> PAGEREF _Toc409781202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03" w:history="1">
        <w:r w:rsidR="00381F84" w:rsidRPr="005C73D9">
          <w:rPr>
            <w:rStyle w:val="Hyperlink"/>
            <w:i/>
            <w:noProof/>
            <w:lang w:val="en-IN" w:bidi="te-IN"/>
          </w:rPr>
          <w:t>4.4.1</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Create New Activity</w:t>
        </w:r>
        <w:r w:rsidR="00381F84">
          <w:rPr>
            <w:noProof/>
            <w:webHidden/>
          </w:rPr>
          <w:tab/>
        </w:r>
        <w:r>
          <w:rPr>
            <w:noProof/>
            <w:webHidden/>
          </w:rPr>
          <w:fldChar w:fldCharType="begin"/>
        </w:r>
        <w:r w:rsidR="00381F84">
          <w:rPr>
            <w:noProof/>
            <w:webHidden/>
          </w:rPr>
          <w:instrText xml:space="preserve"> PAGEREF _Toc409781203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04" w:history="1">
        <w:r w:rsidR="00381F84" w:rsidRPr="005C73D9">
          <w:rPr>
            <w:rStyle w:val="Hyperlink"/>
            <w:i/>
            <w:noProof/>
            <w:lang w:val="en-IN" w:bidi="te-IN"/>
          </w:rPr>
          <w:t>4.4.2</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View Activity</w:t>
        </w:r>
        <w:r w:rsidR="00381F84">
          <w:rPr>
            <w:noProof/>
            <w:webHidden/>
          </w:rPr>
          <w:tab/>
        </w:r>
        <w:r>
          <w:rPr>
            <w:noProof/>
            <w:webHidden/>
          </w:rPr>
          <w:fldChar w:fldCharType="begin"/>
        </w:r>
        <w:r w:rsidR="00381F84">
          <w:rPr>
            <w:noProof/>
            <w:webHidden/>
          </w:rPr>
          <w:instrText xml:space="preserve"> PAGEREF _Toc409781204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05" w:history="1">
        <w:r w:rsidR="00381F84" w:rsidRPr="005C73D9">
          <w:rPr>
            <w:rStyle w:val="Hyperlink"/>
            <w:i/>
            <w:noProof/>
            <w:lang w:val="en-IN" w:bidi="te-IN"/>
          </w:rPr>
          <w:t>4.4.3</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Edit/Update Activity</w:t>
        </w:r>
        <w:r w:rsidR="00381F84">
          <w:rPr>
            <w:noProof/>
            <w:webHidden/>
          </w:rPr>
          <w:tab/>
        </w:r>
        <w:r>
          <w:rPr>
            <w:noProof/>
            <w:webHidden/>
          </w:rPr>
          <w:fldChar w:fldCharType="begin"/>
        </w:r>
        <w:r w:rsidR="00381F84">
          <w:rPr>
            <w:noProof/>
            <w:webHidden/>
          </w:rPr>
          <w:instrText xml:space="preserve"> PAGEREF _Toc409781205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06" w:history="1">
        <w:r w:rsidR="00381F84" w:rsidRPr="005C73D9">
          <w:rPr>
            <w:rStyle w:val="Hyperlink"/>
            <w:i/>
            <w:noProof/>
            <w:lang w:val="en-IN" w:bidi="te-IN"/>
          </w:rPr>
          <w:t>4.4.4</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Complete Activity</w:t>
        </w:r>
        <w:r w:rsidR="00381F84">
          <w:rPr>
            <w:noProof/>
            <w:webHidden/>
          </w:rPr>
          <w:tab/>
        </w:r>
        <w:r>
          <w:rPr>
            <w:noProof/>
            <w:webHidden/>
          </w:rPr>
          <w:fldChar w:fldCharType="begin"/>
        </w:r>
        <w:r w:rsidR="00381F84">
          <w:rPr>
            <w:noProof/>
            <w:webHidden/>
          </w:rPr>
          <w:instrText xml:space="preserve"> PAGEREF _Toc409781206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07" w:history="1">
        <w:r w:rsidR="00381F84" w:rsidRPr="005C73D9">
          <w:rPr>
            <w:rStyle w:val="Hyperlink"/>
            <w:i/>
            <w:noProof/>
            <w:lang w:val="en-IN" w:bidi="te-IN"/>
          </w:rPr>
          <w:t>4.4.5</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Clone Activity</w:t>
        </w:r>
        <w:r w:rsidR="00381F84">
          <w:rPr>
            <w:noProof/>
            <w:webHidden/>
          </w:rPr>
          <w:tab/>
        </w:r>
        <w:r>
          <w:rPr>
            <w:noProof/>
            <w:webHidden/>
          </w:rPr>
          <w:fldChar w:fldCharType="begin"/>
        </w:r>
        <w:r w:rsidR="00381F84">
          <w:rPr>
            <w:noProof/>
            <w:webHidden/>
          </w:rPr>
          <w:instrText xml:space="preserve"> PAGEREF _Toc409781207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08" w:history="1">
        <w:r w:rsidR="00381F84" w:rsidRPr="005C73D9">
          <w:rPr>
            <w:rStyle w:val="Hyperlink"/>
            <w:i/>
            <w:noProof/>
            <w:lang w:val="en-IN" w:bidi="te-IN"/>
          </w:rPr>
          <w:t>4.4.6</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Create Multiple Versions</w:t>
        </w:r>
        <w:r w:rsidR="00381F84">
          <w:rPr>
            <w:noProof/>
            <w:webHidden/>
          </w:rPr>
          <w:tab/>
        </w:r>
        <w:r>
          <w:rPr>
            <w:noProof/>
            <w:webHidden/>
          </w:rPr>
          <w:fldChar w:fldCharType="begin"/>
        </w:r>
        <w:r w:rsidR="00381F84">
          <w:rPr>
            <w:noProof/>
            <w:webHidden/>
          </w:rPr>
          <w:instrText xml:space="preserve"> PAGEREF _Toc409781208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09" w:history="1">
        <w:r w:rsidR="00381F84" w:rsidRPr="005C73D9">
          <w:rPr>
            <w:rStyle w:val="Hyperlink"/>
            <w:i/>
            <w:noProof/>
            <w:lang w:val="en-IN" w:bidi="te-IN"/>
          </w:rPr>
          <w:t>4.4.7</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View Revisions</w:t>
        </w:r>
        <w:r w:rsidR="00381F84">
          <w:rPr>
            <w:noProof/>
            <w:webHidden/>
          </w:rPr>
          <w:tab/>
        </w:r>
        <w:r>
          <w:rPr>
            <w:noProof/>
            <w:webHidden/>
          </w:rPr>
          <w:fldChar w:fldCharType="begin"/>
        </w:r>
        <w:r w:rsidR="00381F84">
          <w:rPr>
            <w:noProof/>
            <w:webHidden/>
          </w:rPr>
          <w:instrText xml:space="preserve"> PAGEREF _Toc409781209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10" w:history="1">
        <w:r w:rsidR="00381F84" w:rsidRPr="005C73D9">
          <w:rPr>
            <w:rStyle w:val="Hyperlink"/>
            <w:i/>
            <w:noProof/>
            <w:lang w:val="en-IN" w:bidi="te-IN"/>
          </w:rPr>
          <w:t>4.4.8</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Request Update</w:t>
        </w:r>
        <w:r w:rsidR="00381F84">
          <w:rPr>
            <w:noProof/>
            <w:webHidden/>
          </w:rPr>
          <w:tab/>
        </w:r>
        <w:r>
          <w:rPr>
            <w:noProof/>
            <w:webHidden/>
          </w:rPr>
          <w:fldChar w:fldCharType="begin"/>
        </w:r>
        <w:r w:rsidR="00381F84">
          <w:rPr>
            <w:noProof/>
            <w:webHidden/>
          </w:rPr>
          <w:instrText xml:space="preserve"> PAGEREF _Toc409781210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11" w:history="1">
        <w:r w:rsidR="00381F84" w:rsidRPr="005C73D9">
          <w:rPr>
            <w:rStyle w:val="Hyperlink"/>
            <w:rFonts w:ascii="Candara" w:hAnsi="Candara"/>
            <w:i/>
            <w:noProof/>
            <w:lang w:val="en-IN" w:bidi="te-IN"/>
          </w:rPr>
          <w:t>4.5</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Reports</w:t>
        </w:r>
        <w:r w:rsidR="00381F84">
          <w:rPr>
            <w:noProof/>
            <w:webHidden/>
          </w:rPr>
          <w:tab/>
        </w:r>
        <w:r>
          <w:rPr>
            <w:noProof/>
            <w:webHidden/>
          </w:rPr>
          <w:fldChar w:fldCharType="begin"/>
        </w:r>
        <w:r w:rsidR="00381F84">
          <w:rPr>
            <w:noProof/>
            <w:webHidden/>
          </w:rPr>
          <w:instrText xml:space="preserve"> PAGEREF _Toc409781211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12" w:history="1">
        <w:r w:rsidR="00381F84" w:rsidRPr="005C73D9">
          <w:rPr>
            <w:rStyle w:val="Hyperlink"/>
            <w:i/>
            <w:noProof/>
            <w:lang w:val="en-IN" w:bidi="te-IN"/>
          </w:rPr>
          <w:t>4.5.1</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Standard Reports</w:t>
        </w:r>
        <w:r w:rsidR="00381F84">
          <w:rPr>
            <w:noProof/>
            <w:webHidden/>
          </w:rPr>
          <w:tab/>
        </w:r>
        <w:r>
          <w:rPr>
            <w:noProof/>
            <w:webHidden/>
          </w:rPr>
          <w:fldChar w:fldCharType="begin"/>
        </w:r>
        <w:r w:rsidR="00381F84">
          <w:rPr>
            <w:noProof/>
            <w:webHidden/>
          </w:rPr>
          <w:instrText xml:space="preserve"> PAGEREF _Toc409781212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13" w:history="1">
        <w:r w:rsidR="00381F84" w:rsidRPr="005C73D9">
          <w:rPr>
            <w:rStyle w:val="Hyperlink"/>
            <w:i/>
            <w:noProof/>
            <w:lang w:val="en-IN" w:bidi="te-IN"/>
          </w:rPr>
          <w:t>4.5.2</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Saved Reports</w:t>
        </w:r>
        <w:r w:rsidR="00381F84">
          <w:rPr>
            <w:noProof/>
            <w:webHidden/>
          </w:rPr>
          <w:tab/>
        </w:r>
        <w:r>
          <w:rPr>
            <w:noProof/>
            <w:webHidden/>
          </w:rPr>
          <w:fldChar w:fldCharType="begin"/>
        </w:r>
        <w:r w:rsidR="00381F84">
          <w:rPr>
            <w:noProof/>
            <w:webHidden/>
          </w:rPr>
          <w:instrText xml:space="preserve"> PAGEREF _Toc409781213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14" w:history="1">
        <w:r w:rsidR="00381F84" w:rsidRPr="005C73D9">
          <w:rPr>
            <w:rStyle w:val="Hyperlink"/>
            <w:i/>
            <w:noProof/>
            <w:lang w:val="en-IN" w:bidi="te-IN"/>
          </w:rPr>
          <w:t>4.5.3</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Scheduled Reports</w:t>
        </w:r>
        <w:r w:rsidR="00381F84">
          <w:rPr>
            <w:noProof/>
            <w:webHidden/>
          </w:rPr>
          <w:tab/>
        </w:r>
        <w:r>
          <w:rPr>
            <w:noProof/>
            <w:webHidden/>
          </w:rPr>
          <w:fldChar w:fldCharType="begin"/>
        </w:r>
        <w:r w:rsidR="00381F84">
          <w:rPr>
            <w:noProof/>
            <w:webHidden/>
          </w:rPr>
          <w:instrText xml:space="preserve"> PAGEREF _Toc409781214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15" w:history="1">
        <w:r w:rsidR="00381F84" w:rsidRPr="005C73D9">
          <w:rPr>
            <w:rStyle w:val="Hyperlink"/>
            <w:i/>
            <w:noProof/>
            <w:lang w:val="en-IN" w:bidi="te-IN"/>
          </w:rPr>
          <w:t>4.5.4</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My Scheduled Reports</w:t>
        </w:r>
        <w:r w:rsidR="00381F84">
          <w:rPr>
            <w:noProof/>
            <w:webHidden/>
          </w:rPr>
          <w:tab/>
        </w:r>
        <w:r>
          <w:rPr>
            <w:noProof/>
            <w:webHidden/>
          </w:rPr>
          <w:fldChar w:fldCharType="begin"/>
        </w:r>
        <w:r w:rsidR="00381F84">
          <w:rPr>
            <w:noProof/>
            <w:webHidden/>
          </w:rPr>
          <w:instrText xml:space="preserve"> PAGEREF _Toc409781215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16" w:history="1">
        <w:r w:rsidR="00381F84" w:rsidRPr="005C73D9">
          <w:rPr>
            <w:rStyle w:val="Hyperlink"/>
            <w:rFonts w:ascii="Candara" w:hAnsi="Candara"/>
            <w:noProof/>
            <w:lang w:val="en-IN" w:bidi="te-IN"/>
          </w:rPr>
          <w:t>4.6</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Activities Dashboard</w:t>
        </w:r>
        <w:r w:rsidR="00381F84">
          <w:rPr>
            <w:noProof/>
            <w:webHidden/>
          </w:rPr>
          <w:tab/>
        </w:r>
        <w:r>
          <w:rPr>
            <w:noProof/>
            <w:webHidden/>
          </w:rPr>
          <w:fldChar w:fldCharType="begin"/>
        </w:r>
        <w:r w:rsidR="00381F84">
          <w:rPr>
            <w:noProof/>
            <w:webHidden/>
          </w:rPr>
          <w:instrText xml:space="preserve"> PAGEREF _Toc409781216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17" w:history="1">
        <w:r w:rsidR="00381F84" w:rsidRPr="005C73D9">
          <w:rPr>
            <w:rStyle w:val="Hyperlink"/>
            <w:rFonts w:ascii="Candara" w:hAnsi="Candara"/>
            <w:noProof/>
            <w:lang w:val="en-IN" w:bidi="te-IN"/>
          </w:rPr>
          <w:t>4.7</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Associate Dashboard</w:t>
        </w:r>
        <w:r w:rsidR="00381F84">
          <w:rPr>
            <w:noProof/>
            <w:webHidden/>
          </w:rPr>
          <w:tab/>
        </w:r>
        <w:r>
          <w:rPr>
            <w:noProof/>
            <w:webHidden/>
          </w:rPr>
          <w:fldChar w:fldCharType="begin"/>
        </w:r>
        <w:r w:rsidR="00381F84">
          <w:rPr>
            <w:noProof/>
            <w:webHidden/>
          </w:rPr>
          <w:instrText xml:space="preserve"> PAGEREF _Toc409781217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18" w:history="1">
        <w:r w:rsidR="00381F84" w:rsidRPr="005C73D9">
          <w:rPr>
            <w:rStyle w:val="Hyperlink"/>
            <w:rFonts w:ascii="Candara" w:hAnsi="Candara"/>
            <w:noProof/>
            <w:lang w:val="en-IN" w:bidi="te-IN"/>
          </w:rPr>
          <w:t>4.8</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Resource Management</w:t>
        </w:r>
        <w:r w:rsidR="00381F84">
          <w:rPr>
            <w:noProof/>
            <w:webHidden/>
          </w:rPr>
          <w:tab/>
        </w:r>
        <w:r>
          <w:rPr>
            <w:noProof/>
            <w:webHidden/>
          </w:rPr>
          <w:fldChar w:fldCharType="begin"/>
        </w:r>
        <w:r w:rsidR="00381F84">
          <w:rPr>
            <w:noProof/>
            <w:webHidden/>
          </w:rPr>
          <w:instrText xml:space="preserve"> PAGEREF _Toc409781218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19" w:history="1">
        <w:r w:rsidR="00381F84" w:rsidRPr="005C73D9">
          <w:rPr>
            <w:rStyle w:val="Hyperlink"/>
            <w:rFonts w:ascii="Candara" w:hAnsi="Candara"/>
            <w:noProof/>
            <w:lang w:val="en-IN" w:bidi="te-IN"/>
          </w:rPr>
          <w:t>4.9</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Search</w:t>
        </w:r>
        <w:r w:rsidR="00381F84">
          <w:rPr>
            <w:noProof/>
            <w:webHidden/>
          </w:rPr>
          <w:tab/>
        </w:r>
        <w:r>
          <w:rPr>
            <w:noProof/>
            <w:webHidden/>
          </w:rPr>
          <w:fldChar w:fldCharType="begin"/>
        </w:r>
        <w:r w:rsidR="00381F84">
          <w:rPr>
            <w:noProof/>
            <w:webHidden/>
          </w:rPr>
          <w:instrText xml:space="preserve"> PAGEREF _Toc409781219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20" w:history="1">
        <w:r w:rsidR="00381F84" w:rsidRPr="005C73D9">
          <w:rPr>
            <w:rStyle w:val="Hyperlink"/>
            <w:i/>
            <w:noProof/>
            <w:lang w:val="en-IN" w:bidi="te-IN"/>
          </w:rPr>
          <w:t>4.9.1</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Global Search</w:t>
        </w:r>
        <w:r w:rsidR="00381F84">
          <w:rPr>
            <w:noProof/>
            <w:webHidden/>
          </w:rPr>
          <w:tab/>
        </w:r>
        <w:r>
          <w:rPr>
            <w:noProof/>
            <w:webHidden/>
          </w:rPr>
          <w:fldChar w:fldCharType="begin"/>
        </w:r>
        <w:r w:rsidR="00381F84">
          <w:rPr>
            <w:noProof/>
            <w:webHidden/>
          </w:rPr>
          <w:instrText xml:space="preserve"> PAGEREF _Toc409781220 \h </w:instrText>
        </w:r>
        <w:r>
          <w:rPr>
            <w:noProof/>
            <w:webHidden/>
          </w:rPr>
        </w:r>
        <w:r>
          <w:rPr>
            <w:noProof/>
            <w:webHidden/>
          </w:rPr>
          <w:fldChar w:fldCharType="separate"/>
        </w:r>
        <w:r w:rsidR="00381F84">
          <w:rPr>
            <w:noProof/>
            <w:webHidden/>
          </w:rPr>
          <w:t>15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21" w:history="1">
        <w:r w:rsidR="00381F84" w:rsidRPr="005C73D9">
          <w:rPr>
            <w:rStyle w:val="Hyperlink"/>
            <w:i/>
            <w:noProof/>
            <w:lang w:val="en-IN" w:bidi="te-IN"/>
          </w:rPr>
          <w:t>4.9.2</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Advanced Search</w:t>
        </w:r>
        <w:r w:rsidR="00381F84">
          <w:rPr>
            <w:noProof/>
            <w:webHidden/>
          </w:rPr>
          <w:tab/>
        </w:r>
        <w:r>
          <w:rPr>
            <w:noProof/>
            <w:webHidden/>
          </w:rPr>
          <w:fldChar w:fldCharType="begin"/>
        </w:r>
        <w:r w:rsidR="00381F84">
          <w:rPr>
            <w:noProof/>
            <w:webHidden/>
          </w:rPr>
          <w:instrText xml:space="preserve"> PAGEREF _Toc409781221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22" w:history="1">
        <w:r w:rsidR="00381F84" w:rsidRPr="005C73D9">
          <w:rPr>
            <w:rStyle w:val="Hyperlink"/>
            <w:rFonts w:ascii="Candara" w:hAnsi="Candara"/>
            <w:noProof/>
            <w:lang w:val="en-IN" w:bidi="te-IN"/>
          </w:rPr>
          <w:t>4.10</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Alerts/View All Alerts</w:t>
        </w:r>
        <w:r w:rsidR="00381F84">
          <w:rPr>
            <w:noProof/>
            <w:webHidden/>
          </w:rPr>
          <w:tab/>
        </w:r>
        <w:r>
          <w:rPr>
            <w:noProof/>
            <w:webHidden/>
          </w:rPr>
          <w:fldChar w:fldCharType="begin"/>
        </w:r>
        <w:r w:rsidR="00381F84">
          <w:rPr>
            <w:noProof/>
            <w:webHidden/>
          </w:rPr>
          <w:instrText xml:space="preserve"> PAGEREF _Toc409781222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23" w:history="1">
        <w:r w:rsidR="00381F84" w:rsidRPr="005C73D9">
          <w:rPr>
            <w:rStyle w:val="Hyperlink"/>
            <w:rFonts w:ascii="Candara" w:hAnsi="Candara"/>
            <w:noProof/>
            <w:lang w:val="en-IN" w:bidi="te-IN"/>
          </w:rPr>
          <w:t>4.11</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My Account</w:t>
        </w:r>
        <w:r w:rsidR="00381F84">
          <w:rPr>
            <w:noProof/>
            <w:webHidden/>
          </w:rPr>
          <w:tab/>
        </w:r>
        <w:r>
          <w:rPr>
            <w:noProof/>
            <w:webHidden/>
          </w:rPr>
          <w:fldChar w:fldCharType="begin"/>
        </w:r>
        <w:r w:rsidR="00381F84">
          <w:rPr>
            <w:noProof/>
            <w:webHidden/>
          </w:rPr>
          <w:instrText xml:space="preserve"> PAGEREF _Toc409781223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24" w:history="1">
        <w:r w:rsidR="00381F84" w:rsidRPr="005C73D9">
          <w:rPr>
            <w:rStyle w:val="Hyperlink"/>
            <w:rFonts w:ascii="Candara" w:hAnsi="Candara"/>
            <w:noProof/>
            <w:lang w:val="en-IN" w:bidi="te-IN"/>
          </w:rPr>
          <w:t>4.12</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Admin</w:t>
        </w:r>
        <w:r w:rsidR="00381F84">
          <w:rPr>
            <w:noProof/>
            <w:webHidden/>
          </w:rPr>
          <w:tab/>
        </w:r>
        <w:r>
          <w:rPr>
            <w:noProof/>
            <w:webHidden/>
          </w:rPr>
          <w:fldChar w:fldCharType="begin"/>
        </w:r>
        <w:r w:rsidR="00381F84">
          <w:rPr>
            <w:noProof/>
            <w:webHidden/>
          </w:rPr>
          <w:instrText xml:space="preserve"> PAGEREF _Toc409781224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25" w:history="1">
        <w:r w:rsidR="00381F84" w:rsidRPr="005C73D9">
          <w:rPr>
            <w:rStyle w:val="Hyperlink"/>
            <w:i/>
            <w:noProof/>
            <w:lang w:val="en-IN" w:bidi="te-IN"/>
          </w:rPr>
          <w:t>4.12.1</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Manage Users</w:t>
        </w:r>
        <w:r w:rsidR="00381F84">
          <w:rPr>
            <w:noProof/>
            <w:webHidden/>
          </w:rPr>
          <w:tab/>
        </w:r>
        <w:r>
          <w:rPr>
            <w:noProof/>
            <w:webHidden/>
          </w:rPr>
          <w:fldChar w:fldCharType="begin"/>
        </w:r>
        <w:r w:rsidR="00381F84">
          <w:rPr>
            <w:noProof/>
            <w:webHidden/>
          </w:rPr>
          <w:instrText xml:space="preserve"> PAGEREF _Toc409781225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26" w:history="1">
        <w:r w:rsidR="00381F84" w:rsidRPr="005C73D9">
          <w:rPr>
            <w:rStyle w:val="Hyperlink"/>
            <w:i/>
            <w:noProof/>
            <w:lang w:val="en-IN" w:bidi="te-IN"/>
          </w:rPr>
          <w:t>4.12.2</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System Configurations</w:t>
        </w:r>
        <w:r w:rsidR="00381F84">
          <w:rPr>
            <w:noProof/>
            <w:webHidden/>
          </w:rPr>
          <w:tab/>
        </w:r>
        <w:r>
          <w:rPr>
            <w:noProof/>
            <w:webHidden/>
          </w:rPr>
          <w:fldChar w:fldCharType="begin"/>
        </w:r>
        <w:r w:rsidR="00381F84">
          <w:rPr>
            <w:noProof/>
            <w:webHidden/>
          </w:rPr>
          <w:instrText xml:space="preserve"> PAGEREF _Toc409781226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27" w:history="1">
        <w:r w:rsidR="00381F84" w:rsidRPr="005C73D9">
          <w:rPr>
            <w:rStyle w:val="Hyperlink"/>
            <w:i/>
            <w:noProof/>
            <w:lang w:val="en-IN" w:bidi="te-IN"/>
          </w:rPr>
          <w:t>4.12.3</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Manage File Uploads</w:t>
        </w:r>
        <w:r w:rsidR="00381F84">
          <w:rPr>
            <w:noProof/>
            <w:webHidden/>
          </w:rPr>
          <w:tab/>
        </w:r>
        <w:r>
          <w:rPr>
            <w:noProof/>
            <w:webHidden/>
          </w:rPr>
          <w:fldChar w:fldCharType="begin"/>
        </w:r>
        <w:r w:rsidR="00381F84">
          <w:rPr>
            <w:noProof/>
            <w:webHidden/>
          </w:rPr>
          <w:instrText xml:space="preserve"> PAGEREF _Toc409781227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28" w:history="1">
        <w:r w:rsidR="00381F84" w:rsidRPr="005C73D9">
          <w:rPr>
            <w:rStyle w:val="Hyperlink"/>
            <w:i/>
            <w:noProof/>
            <w:lang w:val="en-IN" w:bidi="te-IN"/>
          </w:rPr>
          <w:t>4.12.4</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Role Based Permissions</w:t>
        </w:r>
        <w:r w:rsidR="00381F84">
          <w:rPr>
            <w:noProof/>
            <w:webHidden/>
          </w:rPr>
          <w:tab/>
        </w:r>
        <w:r>
          <w:rPr>
            <w:noProof/>
            <w:webHidden/>
          </w:rPr>
          <w:fldChar w:fldCharType="begin"/>
        </w:r>
        <w:r w:rsidR="00381F84">
          <w:rPr>
            <w:noProof/>
            <w:webHidden/>
          </w:rPr>
          <w:instrText xml:space="preserve"> PAGEREF _Toc409781228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29" w:history="1">
        <w:r w:rsidR="00381F84" w:rsidRPr="005C73D9">
          <w:rPr>
            <w:rStyle w:val="Hyperlink"/>
            <w:i/>
            <w:noProof/>
            <w:lang w:val="en-IN" w:bidi="te-IN"/>
          </w:rPr>
          <w:t>4.12.5</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User Based Permissions</w:t>
        </w:r>
        <w:r w:rsidR="00381F84">
          <w:rPr>
            <w:noProof/>
            <w:webHidden/>
          </w:rPr>
          <w:tab/>
        </w:r>
        <w:r>
          <w:rPr>
            <w:noProof/>
            <w:webHidden/>
          </w:rPr>
          <w:fldChar w:fldCharType="begin"/>
        </w:r>
        <w:r w:rsidR="00381F84">
          <w:rPr>
            <w:noProof/>
            <w:webHidden/>
          </w:rPr>
          <w:instrText xml:space="preserve"> PAGEREF _Toc409781229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30" w:history="1">
        <w:r w:rsidR="00381F84" w:rsidRPr="005C73D9">
          <w:rPr>
            <w:rStyle w:val="Hyperlink"/>
            <w:i/>
            <w:noProof/>
            <w:lang w:val="en-IN" w:bidi="te-IN"/>
          </w:rPr>
          <w:t>4.12.6</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Administer Metadata</w:t>
        </w:r>
        <w:r w:rsidR="00381F84">
          <w:rPr>
            <w:noProof/>
            <w:webHidden/>
          </w:rPr>
          <w:tab/>
        </w:r>
        <w:r>
          <w:rPr>
            <w:noProof/>
            <w:webHidden/>
          </w:rPr>
          <w:fldChar w:fldCharType="begin"/>
        </w:r>
        <w:r w:rsidR="00381F84">
          <w:rPr>
            <w:noProof/>
            <w:webHidden/>
          </w:rPr>
          <w:instrText xml:space="preserve"> PAGEREF _Toc409781230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31" w:history="1">
        <w:r w:rsidR="00381F84" w:rsidRPr="005C73D9">
          <w:rPr>
            <w:rStyle w:val="Hyperlink"/>
            <w:i/>
            <w:noProof/>
            <w:lang w:val="en-IN" w:bidi="te-IN"/>
          </w:rPr>
          <w:t>4.12.7</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Audit Trail Log</w:t>
        </w:r>
        <w:r w:rsidR="00381F84">
          <w:rPr>
            <w:noProof/>
            <w:webHidden/>
          </w:rPr>
          <w:tab/>
        </w:r>
        <w:r>
          <w:rPr>
            <w:noProof/>
            <w:webHidden/>
          </w:rPr>
          <w:fldChar w:fldCharType="begin"/>
        </w:r>
        <w:r w:rsidR="00381F84">
          <w:rPr>
            <w:noProof/>
            <w:webHidden/>
          </w:rPr>
          <w:instrText xml:space="preserve"> PAGEREF _Toc409781231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32" w:history="1">
        <w:r w:rsidR="00381F84" w:rsidRPr="005C73D9">
          <w:rPr>
            <w:rStyle w:val="Hyperlink"/>
            <w:i/>
            <w:noProof/>
            <w:lang w:val="en-IN" w:bidi="te-IN"/>
          </w:rPr>
          <w:t>4.12.8</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ClinAdmin Connection</w:t>
        </w:r>
        <w:r w:rsidR="00381F84">
          <w:rPr>
            <w:noProof/>
            <w:webHidden/>
          </w:rPr>
          <w:tab/>
        </w:r>
        <w:r>
          <w:rPr>
            <w:noProof/>
            <w:webHidden/>
          </w:rPr>
          <w:fldChar w:fldCharType="begin"/>
        </w:r>
        <w:r w:rsidR="00381F84">
          <w:rPr>
            <w:noProof/>
            <w:webHidden/>
          </w:rPr>
          <w:instrText xml:space="preserve"> PAGEREF _Toc409781232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33" w:history="1">
        <w:r w:rsidR="00381F84" w:rsidRPr="005C73D9">
          <w:rPr>
            <w:rStyle w:val="Hyperlink"/>
            <w:i/>
            <w:noProof/>
            <w:lang w:val="en-IN" w:bidi="te-IN"/>
          </w:rPr>
          <w:t>4.12.9</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Manage API</w:t>
        </w:r>
        <w:r w:rsidR="00381F84">
          <w:rPr>
            <w:noProof/>
            <w:webHidden/>
          </w:rPr>
          <w:tab/>
        </w:r>
        <w:r>
          <w:rPr>
            <w:noProof/>
            <w:webHidden/>
          </w:rPr>
          <w:fldChar w:fldCharType="begin"/>
        </w:r>
        <w:r w:rsidR="00381F84">
          <w:rPr>
            <w:noProof/>
            <w:webHidden/>
          </w:rPr>
          <w:instrText xml:space="preserve"> PAGEREF _Toc409781233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540"/>
        </w:tabs>
        <w:rPr>
          <w:rFonts w:asciiTheme="minorHAnsi" w:eastAsiaTheme="minorEastAsia" w:hAnsiTheme="minorHAnsi" w:cstheme="minorBidi"/>
          <w:noProof/>
          <w:sz w:val="22"/>
          <w:szCs w:val="22"/>
          <w:lang w:val="en-IN" w:eastAsia="en-IN"/>
        </w:rPr>
      </w:pPr>
      <w:hyperlink w:anchor="_Toc409781234" w:history="1">
        <w:r w:rsidR="00381F84" w:rsidRPr="005C73D9">
          <w:rPr>
            <w:rStyle w:val="Hyperlink"/>
            <w:i/>
            <w:noProof/>
            <w:lang w:val="en-IN" w:bidi="te-IN"/>
          </w:rPr>
          <w:t>4.12.10</w:t>
        </w:r>
        <w:r w:rsidR="00381F84">
          <w:rPr>
            <w:rFonts w:asciiTheme="minorHAnsi" w:eastAsiaTheme="minorEastAsia" w:hAnsiTheme="minorHAnsi" w:cstheme="minorBidi"/>
            <w:noProof/>
            <w:sz w:val="22"/>
            <w:szCs w:val="22"/>
            <w:lang w:val="en-IN" w:eastAsia="en-IN"/>
          </w:rPr>
          <w:tab/>
        </w:r>
        <w:r w:rsidR="00381F84" w:rsidRPr="005C73D9">
          <w:rPr>
            <w:rStyle w:val="Hyperlink"/>
            <w:i/>
            <w:noProof/>
            <w:lang w:val="en-IN" w:bidi="te-IN"/>
          </w:rPr>
          <w:t>Run Cron Tasks</w:t>
        </w:r>
        <w:r w:rsidR="00381F84">
          <w:rPr>
            <w:noProof/>
            <w:webHidden/>
          </w:rPr>
          <w:tab/>
        </w:r>
        <w:r>
          <w:rPr>
            <w:noProof/>
            <w:webHidden/>
          </w:rPr>
          <w:fldChar w:fldCharType="begin"/>
        </w:r>
        <w:r w:rsidR="00381F84">
          <w:rPr>
            <w:noProof/>
            <w:webHidden/>
          </w:rPr>
          <w:instrText xml:space="preserve"> PAGEREF _Toc409781234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35" w:history="1">
        <w:r w:rsidR="00381F84" w:rsidRPr="005C73D9">
          <w:rPr>
            <w:rStyle w:val="Hyperlink"/>
            <w:rFonts w:ascii="Candara" w:hAnsi="Candara"/>
            <w:noProof/>
            <w:lang w:val="en-IN" w:bidi="te-IN"/>
          </w:rPr>
          <w:t>4.13</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Create New Account</w:t>
        </w:r>
        <w:r w:rsidR="00381F84">
          <w:rPr>
            <w:noProof/>
            <w:webHidden/>
          </w:rPr>
          <w:tab/>
        </w:r>
        <w:r>
          <w:rPr>
            <w:noProof/>
            <w:webHidden/>
          </w:rPr>
          <w:fldChar w:fldCharType="begin"/>
        </w:r>
        <w:r w:rsidR="00381F84">
          <w:rPr>
            <w:noProof/>
            <w:webHidden/>
          </w:rPr>
          <w:instrText xml:space="preserve"> PAGEREF _Toc409781235 \h </w:instrText>
        </w:r>
        <w:r>
          <w:rPr>
            <w:noProof/>
            <w:webHidden/>
          </w:rPr>
        </w:r>
        <w:r>
          <w:rPr>
            <w:noProof/>
            <w:webHidden/>
          </w:rPr>
          <w:fldChar w:fldCharType="separate"/>
        </w:r>
        <w:r w:rsidR="00381F84">
          <w:rPr>
            <w:noProof/>
            <w:webHidden/>
          </w:rPr>
          <w:t>16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36" w:history="1">
        <w:r w:rsidR="00381F84" w:rsidRPr="005C73D9">
          <w:rPr>
            <w:rStyle w:val="Hyperlink"/>
            <w:noProof/>
            <w:lang w:bidi="te-IN"/>
          </w:rPr>
          <w:t>4.13.1</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Create Activity</w:t>
        </w:r>
        <w:r w:rsidR="00381F84">
          <w:rPr>
            <w:noProof/>
            <w:webHidden/>
          </w:rPr>
          <w:tab/>
        </w:r>
        <w:r>
          <w:rPr>
            <w:noProof/>
            <w:webHidden/>
          </w:rPr>
          <w:fldChar w:fldCharType="begin"/>
        </w:r>
        <w:r w:rsidR="00381F84">
          <w:rPr>
            <w:noProof/>
            <w:webHidden/>
          </w:rPr>
          <w:instrText xml:space="preserve"> PAGEREF _Toc409781236 \h </w:instrText>
        </w:r>
        <w:r>
          <w:rPr>
            <w:noProof/>
            <w:webHidden/>
          </w:rPr>
        </w:r>
        <w:r>
          <w:rPr>
            <w:noProof/>
            <w:webHidden/>
          </w:rPr>
          <w:fldChar w:fldCharType="separate"/>
        </w:r>
        <w:r w:rsidR="00381F84">
          <w:rPr>
            <w:noProof/>
            <w:webHidden/>
          </w:rPr>
          <w:t>17</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37" w:history="1">
        <w:r w:rsidR="00381F84" w:rsidRPr="005C73D9">
          <w:rPr>
            <w:rStyle w:val="Hyperlink"/>
            <w:noProof/>
            <w:lang w:bidi="te-IN"/>
          </w:rPr>
          <w:t>4.13.2</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View Users</w:t>
        </w:r>
        <w:r w:rsidR="00381F84">
          <w:rPr>
            <w:noProof/>
            <w:webHidden/>
          </w:rPr>
          <w:tab/>
        </w:r>
        <w:r>
          <w:rPr>
            <w:noProof/>
            <w:webHidden/>
          </w:rPr>
          <w:fldChar w:fldCharType="begin"/>
        </w:r>
        <w:r w:rsidR="00381F84">
          <w:rPr>
            <w:noProof/>
            <w:webHidden/>
          </w:rPr>
          <w:instrText xml:space="preserve"> PAGEREF _Toc409781237 \h </w:instrText>
        </w:r>
        <w:r>
          <w:rPr>
            <w:noProof/>
            <w:webHidden/>
          </w:rPr>
        </w:r>
        <w:r>
          <w:rPr>
            <w:noProof/>
            <w:webHidden/>
          </w:rPr>
          <w:fldChar w:fldCharType="separate"/>
        </w:r>
        <w:r w:rsidR="00381F84">
          <w:rPr>
            <w:noProof/>
            <w:webHidden/>
          </w:rPr>
          <w:t>19</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38" w:history="1">
        <w:r w:rsidR="00381F84" w:rsidRPr="005C73D9">
          <w:rPr>
            <w:rStyle w:val="Hyperlink"/>
            <w:noProof/>
            <w:lang w:bidi="te-IN"/>
          </w:rPr>
          <w:t>4.13.3</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User Editing</w:t>
        </w:r>
        <w:r w:rsidR="00381F84">
          <w:rPr>
            <w:noProof/>
            <w:webHidden/>
          </w:rPr>
          <w:tab/>
        </w:r>
        <w:r>
          <w:rPr>
            <w:noProof/>
            <w:webHidden/>
          </w:rPr>
          <w:fldChar w:fldCharType="begin"/>
        </w:r>
        <w:r w:rsidR="00381F84">
          <w:rPr>
            <w:noProof/>
            <w:webHidden/>
          </w:rPr>
          <w:instrText xml:space="preserve"> PAGEREF _Toc409781238 \h </w:instrText>
        </w:r>
        <w:r>
          <w:rPr>
            <w:noProof/>
            <w:webHidden/>
          </w:rPr>
        </w:r>
        <w:r>
          <w:rPr>
            <w:noProof/>
            <w:webHidden/>
          </w:rPr>
          <w:fldChar w:fldCharType="separate"/>
        </w:r>
        <w:r w:rsidR="00381F84">
          <w:rPr>
            <w:noProof/>
            <w:webHidden/>
          </w:rPr>
          <w:t>19</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39" w:history="1">
        <w:r w:rsidR="00381F84" w:rsidRPr="005C73D9">
          <w:rPr>
            <w:rStyle w:val="Hyperlink"/>
            <w:noProof/>
            <w:lang w:bidi="te-IN"/>
          </w:rPr>
          <w:t>4.13.4</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val="en-IN" w:bidi="te-IN"/>
          </w:rPr>
          <w:t xml:space="preserve">User </w:t>
        </w:r>
        <w:r w:rsidR="00381F84" w:rsidRPr="005C73D9">
          <w:rPr>
            <w:rStyle w:val="Hyperlink"/>
            <w:noProof/>
            <w:lang w:bidi="te-IN"/>
          </w:rPr>
          <w:t>Deleting</w:t>
        </w:r>
        <w:r w:rsidR="00381F84">
          <w:rPr>
            <w:noProof/>
            <w:webHidden/>
          </w:rPr>
          <w:tab/>
        </w:r>
        <w:r>
          <w:rPr>
            <w:noProof/>
            <w:webHidden/>
          </w:rPr>
          <w:fldChar w:fldCharType="begin"/>
        </w:r>
        <w:r w:rsidR="00381F84">
          <w:rPr>
            <w:noProof/>
            <w:webHidden/>
          </w:rPr>
          <w:instrText xml:space="preserve"> PAGEREF _Toc409781239 \h </w:instrText>
        </w:r>
        <w:r>
          <w:rPr>
            <w:noProof/>
            <w:webHidden/>
          </w:rPr>
        </w:r>
        <w:r>
          <w:rPr>
            <w:noProof/>
            <w:webHidden/>
          </w:rPr>
          <w:fldChar w:fldCharType="separate"/>
        </w:r>
        <w:r w:rsidR="00381F84">
          <w:rPr>
            <w:noProof/>
            <w:webHidden/>
          </w:rPr>
          <w:t>20</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40" w:history="1">
        <w:r w:rsidR="00381F84" w:rsidRPr="005C73D9">
          <w:rPr>
            <w:rStyle w:val="Hyperlink"/>
            <w:noProof/>
            <w:lang w:bidi="te-IN"/>
          </w:rPr>
          <w:t>4.13.5</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Create &amp; View Role:</w:t>
        </w:r>
        <w:r w:rsidR="00381F84">
          <w:rPr>
            <w:noProof/>
            <w:webHidden/>
          </w:rPr>
          <w:tab/>
        </w:r>
        <w:r>
          <w:rPr>
            <w:noProof/>
            <w:webHidden/>
          </w:rPr>
          <w:fldChar w:fldCharType="begin"/>
        </w:r>
        <w:r w:rsidR="00381F84">
          <w:rPr>
            <w:noProof/>
            <w:webHidden/>
          </w:rPr>
          <w:instrText xml:space="preserve"> PAGEREF _Toc409781240 \h </w:instrText>
        </w:r>
        <w:r>
          <w:rPr>
            <w:noProof/>
            <w:webHidden/>
          </w:rPr>
        </w:r>
        <w:r>
          <w:rPr>
            <w:noProof/>
            <w:webHidden/>
          </w:rPr>
          <w:fldChar w:fldCharType="separate"/>
        </w:r>
        <w:r w:rsidR="00381F84">
          <w:rPr>
            <w:noProof/>
            <w:webHidden/>
          </w:rPr>
          <w:t>20</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41" w:history="1">
        <w:r w:rsidR="00381F84" w:rsidRPr="005C73D9">
          <w:rPr>
            <w:rStyle w:val="Hyperlink"/>
            <w:noProof/>
            <w:lang w:bidi="te-IN"/>
          </w:rPr>
          <w:t>4.13.6</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Assign User Roles:</w:t>
        </w:r>
        <w:r w:rsidR="00381F84">
          <w:rPr>
            <w:noProof/>
            <w:webHidden/>
          </w:rPr>
          <w:tab/>
        </w:r>
        <w:r>
          <w:rPr>
            <w:noProof/>
            <w:webHidden/>
          </w:rPr>
          <w:fldChar w:fldCharType="begin"/>
        </w:r>
        <w:r w:rsidR="00381F84">
          <w:rPr>
            <w:noProof/>
            <w:webHidden/>
          </w:rPr>
          <w:instrText xml:space="preserve"> PAGEREF _Toc409781241 \h </w:instrText>
        </w:r>
        <w:r>
          <w:rPr>
            <w:noProof/>
            <w:webHidden/>
          </w:rPr>
        </w:r>
        <w:r>
          <w:rPr>
            <w:noProof/>
            <w:webHidden/>
          </w:rPr>
          <w:fldChar w:fldCharType="separate"/>
        </w:r>
        <w:r w:rsidR="00381F84">
          <w:rPr>
            <w:noProof/>
            <w:webHidden/>
          </w:rPr>
          <w:t>21</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42" w:history="1">
        <w:r w:rsidR="00381F84" w:rsidRPr="005C73D9">
          <w:rPr>
            <w:rStyle w:val="Hyperlink"/>
            <w:noProof/>
            <w:lang w:bidi="te-IN"/>
          </w:rPr>
          <w:t>4.13.7</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Role based application access:</w:t>
        </w:r>
        <w:r w:rsidR="00381F84">
          <w:rPr>
            <w:noProof/>
            <w:webHidden/>
          </w:rPr>
          <w:tab/>
        </w:r>
        <w:r>
          <w:rPr>
            <w:noProof/>
            <w:webHidden/>
          </w:rPr>
          <w:fldChar w:fldCharType="begin"/>
        </w:r>
        <w:r w:rsidR="00381F84">
          <w:rPr>
            <w:noProof/>
            <w:webHidden/>
          </w:rPr>
          <w:instrText xml:space="preserve"> PAGEREF _Toc409781242 \h </w:instrText>
        </w:r>
        <w:r>
          <w:rPr>
            <w:noProof/>
            <w:webHidden/>
          </w:rPr>
        </w:r>
        <w:r>
          <w:rPr>
            <w:noProof/>
            <w:webHidden/>
          </w:rPr>
          <w:fldChar w:fldCharType="separate"/>
        </w:r>
        <w:r w:rsidR="00381F84">
          <w:rPr>
            <w:noProof/>
            <w:webHidden/>
          </w:rPr>
          <w:t>22</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43" w:history="1">
        <w:r w:rsidR="00381F84" w:rsidRPr="005C73D9">
          <w:rPr>
            <w:rStyle w:val="Hyperlink"/>
            <w:noProof/>
            <w:lang w:bidi="te-IN"/>
          </w:rPr>
          <w:t>4.13.8</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Problem in sign in</w:t>
        </w:r>
        <w:r w:rsidR="00381F84">
          <w:rPr>
            <w:noProof/>
            <w:webHidden/>
          </w:rPr>
          <w:tab/>
        </w:r>
        <w:r>
          <w:rPr>
            <w:noProof/>
            <w:webHidden/>
          </w:rPr>
          <w:fldChar w:fldCharType="begin"/>
        </w:r>
        <w:r w:rsidR="00381F84">
          <w:rPr>
            <w:noProof/>
            <w:webHidden/>
          </w:rPr>
          <w:instrText xml:space="preserve"> PAGEREF _Toc409781243 \h </w:instrText>
        </w:r>
        <w:r>
          <w:rPr>
            <w:noProof/>
            <w:webHidden/>
          </w:rPr>
        </w:r>
        <w:r>
          <w:rPr>
            <w:noProof/>
            <w:webHidden/>
          </w:rPr>
          <w:fldChar w:fldCharType="separate"/>
        </w:r>
        <w:r w:rsidR="00381F84">
          <w:rPr>
            <w:noProof/>
            <w:webHidden/>
          </w:rPr>
          <w:t>23</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44" w:history="1">
        <w:r w:rsidR="00381F84" w:rsidRPr="005C73D9">
          <w:rPr>
            <w:rStyle w:val="Hyperlink"/>
            <w:rFonts w:ascii="Candara" w:hAnsi="Candara"/>
            <w:noProof/>
            <w:lang w:bidi="te-IN"/>
          </w:rPr>
          <w:t>4.14</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Search</w:t>
        </w:r>
        <w:r w:rsidR="00381F84">
          <w:rPr>
            <w:noProof/>
            <w:webHidden/>
          </w:rPr>
          <w:tab/>
        </w:r>
        <w:r>
          <w:rPr>
            <w:noProof/>
            <w:webHidden/>
          </w:rPr>
          <w:fldChar w:fldCharType="begin"/>
        </w:r>
        <w:r w:rsidR="00381F84">
          <w:rPr>
            <w:noProof/>
            <w:webHidden/>
          </w:rPr>
          <w:instrText xml:space="preserve"> PAGEREF _Toc409781244 \h </w:instrText>
        </w:r>
        <w:r>
          <w:rPr>
            <w:noProof/>
            <w:webHidden/>
          </w:rPr>
        </w:r>
        <w:r>
          <w:rPr>
            <w:noProof/>
            <w:webHidden/>
          </w:rPr>
          <w:fldChar w:fldCharType="separate"/>
        </w:r>
        <w:r w:rsidR="00381F84">
          <w:rPr>
            <w:noProof/>
            <w:webHidden/>
          </w:rPr>
          <w:t>26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45" w:history="1">
        <w:r w:rsidR="00381F84" w:rsidRPr="005C73D9">
          <w:rPr>
            <w:rStyle w:val="Hyperlink"/>
            <w:rFonts w:cs="candra"/>
            <w:noProof/>
            <w:lang w:bidi="te-IN"/>
          </w:rPr>
          <w:t>4.14.1</w:t>
        </w:r>
        <w:r w:rsidR="00381F84">
          <w:rPr>
            <w:rFonts w:asciiTheme="minorHAnsi" w:eastAsiaTheme="minorEastAsia" w:hAnsiTheme="minorHAnsi" w:cstheme="minorBidi"/>
            <w:noProof/>
            <w:sz w:val="22"/>
            <w:szCs w:val="22"/>
            <w:lang w:val="en-IN" w:eastAsia="en-IN"/>
          </w:rPr>
          <w:tab/>
        </w:r>
        <w:r w:rsidR="00381F84" w:rsidRPr="005C73D9">
          <w:rPr>
            <w:rStyle w:val="Hyperlink"/>
            <w:rFonts w:cs="candra"/>
            <w:noProof/>
            <w:lang w:bidi="te-IN"/>
          </w:rPr>
          <w:t>Login:</w:t>
        </w:r>
        <w:r w:rsidR="00381F84">
          <w:rPr>
            <w:noProof/>
            <w:webHidden/>
          </w:rPr>
          <w:tab/>
        </w:r>
        <w:r>
          <w:rPr>
            <w:noProof/>
            <w:webHidden/>
          </w:rPr>
          <w:fldChar w:fldCharType="begin"/>
        </w:r>
        <w:r w:rsidR="00381F84">
          <w:rPr>
            <w:noProof/>
            <w:webHidden/>
          </w:rPr>
          <w:instrText xml:space="preserve"> PAGEREF _Toc409781245 \h </w:instrText>
        </w:r>
        <w:r>
          <w:rPr>
            <w:noProof/>
            <w:webHidden/>
          </w:rPr>
        </w:r>
        <w:r>
          <w:rPr>
            <w:noProof/>
            <w:webHidden/>
          </w:rPr>
          <w:fldChar w:fldCharType="separate"/>
        </w:r>
        <w:r w:rsidR="00381F84">
          <w:rPr>
            <w:noProof/>
            <w:webHidden/>
          </w:rPr>
          <w:t>26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46" w:history="1">
        <w:r w:rsidR="00381F84" w:rsidRPr="005C73D9">
          <w:rPr>
            <w:rStyle w:val="Hyperlink"/>
            <w:rFonts w:cs="candra"/>
            <w:noProof/>
            <w:lang w:val="en-IN" w:bidi="te-IN"/>
          </w:rPr>
          <w:t>4.14.2</w:t>
        </w:r>
        <w:r w:rsidR="00381F84">
          <w:rPr>
            <w:rFonts w:asciiTheme="minorHAnsi" w:eastAsiaTheme="minorEastAsia" w:hAnsiTheme="minorHAnsi" w:cstheme="minorBidi"/>
            <w:noProof/>
            <w:sz w:val="22"/>
            <w:szCs w:val="22"/>
            <w:lang w:val="en-IN" w:eastAsia="en-IN"/>
          </w:rPr>
          <w:tab/>
        </w:r>
        <w:r w:rsidR="00381F84" w:rsidRPr="005C73D9">
          <w:rPr>
            <w:rStyle w:val="Hyperlink"/>
            <w:rFonts w:cs="candra"/>
            <w:noProof/>
            <w:lang w:bidi="te-IN"/>
          </w:rPr>
          <w:t xml:space="preserve">Search </w:t>
        </w:r>
        <w:r w:rsidR="00381F84" w:rsidRPr="005C73D9">
          <w:rPr>
            <w:rStyle w:val="Hyperlink"/>
            <w:rFonts w:cs="candra"/>
            <w:noProof/>
            <w:lang w:val="en-IN" w:bidi="te-IN"/>
          </w:rPr>
          <w:t>Page</w:t>
        </w:r>
        <w:r w:rsidR="00381F84" w:rsidRPr="005C73D9">
          <w:rPr>
            <w:rStyle w:val="Hyperlink"/>
            <w:rFonts w:cs="candra"/>
            <w:bCs/>
            <w:noProof/>
            <w:lang w:bidi="te-IN"/>
          </w:rPr>
          <w:t>:</w:t>
        </w:r>
        <w:r w:rsidR="00381F84">
          <w:rPr>
            <w:noProof/>
            <w:webHidden/>
          </w:rPr>
          <w:tab/>
        </w:r>
        <w:r>
          <w:rPr>
            <w:noProof/>
            <w:webHidden/>
          </w:rPr>
          <w:fldChar w:fldCharType="begin"/>
        </w:r>
        <w:r w:rsidR="00381F84">
          <w:rPr>
            <w:noProof/>
            <w:webHidden/>
          </w:rPr>
          <w:instrText xml:space="preserve"> PAGEREF _Toc409781246 \h </w:instrText>
        </w:r>
        <w:r>
          <w:rPr>
            <w:noProof/>
            <w:webHidden/>
          </w:rPr>
        </w:r>
        <w:r>
          <w:rPr>
            <w:noProof/>
            <w:webHidden/>
          </w:rPr>
          <w:fldChar w:fldCharType="separate"/>
        </w:r>
        <w:r w:rsidR="00381F84">
          <w:rPr>
            <w:noProof/>
            <w:webHidden/>
          </w:rPr>
          <w:t>29</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47" w:history="1">
        <w:r w:rsidR="00381F84" w:rsidRPr="005C73D9">
          <w:rPr>
            <w:rStyle w:val="Hyperlink"/>
            <w:rFonts w:cs="candra"/>
            <w:noProof/>
            <w:lang w:bidi="te-IN"/>
          </w:rPr>
          <w:t>4.14.3</w:t>
        </w:r>
        <w:r w:rsidR="00381F84">
          <w:rPr>
            <w:rFonts w:asciiTheme="minorHAnsi" w:eastAsiaTheme="minorEastAsia" w:hAnsiTheme="minorHAnsi" w:cstheme="minorBidi"/>
            <w:noProof/>
            <w:sz w:val="22"/>
            <w:szCs w:val="22"/>
            <w:lang w:val="en-IN" w:eastAsia="en-IN"/>
          </w:rPr>
          <w:tab/>
        </w:r>
        <w:r w:rsidR="00381F84" w:rsidRPr="005C73D9">
          <w:rPr>
            <w:rStyle w:val="Hyperlink"/>
            <w:rFonts w:cs="candra"/>
            <w:noProof/>
            <w:lang w:bidi="te-IN"/>
          </w:rPr>
          <w:t>Summary View</w:t>
        </w:r>
        <w:r w:rsidR="00381F84">
          <w:rPr>
            <w:noProof/>
            <w:webHidden/>
          </w:rPr>
          <w:tab/>
        </w:r>
        <w:r>
          <w:rPr>
            <w:noProof/>
            <w:webHidden/>
          </w:rPr>
          <w:fldChar w:fldCharType="begin"/>
        </w:r>
        <w:r w:rsidR="00381F84">
          <w:rPr>
            <w:noProof/>
            <w:webHidden/>
          </w:rPr>
          <w:instrText xml:space="preserve"> PAGEREF _Toc409781247 \h </w:instrText>
        </w:r>
        <w:r>
          <w:rPr>
            <w:noProof/>
            <w:webHidden/>
          </w:rPr>
        </w:r>
        <w:r>
          <w:rPr>
            <w:noProof/>
            <w:webHidden/>
          </w:rPr>
          <w:fldChar w:fldCharType="separate"/>
        </w:r>
        <w:r w:rsidR="00381F84">
          <w:rPr>
            <w:noProof/>
            <w:webHidden/>
          </w:rPr>
          <w:t>35</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48" w:history="1">
        <w:r w:rsidR="00381F84" w:rsidRPr="005C73D9">
          <w:rPr>
            <w:rStyle w:val="Hyperlink"/>
            <w:rFonts w:cs="candra"/>
            <w:noProof/>
            <w:lang w:bidi="te-IN"/>
          </w:rPr>
          <w:t>4.14.4</w:t>
        </w:r>
        <w:r w:rsidR="00381F84">
          <w:rPr>
            <w:rFonts w:asciiTheme="minorHAnsi" w:eastAsiaTheme="minorEastAsia" w:hAnsiTheme="minorHAnsi" w:cstheme="minorBidi"/>
            <w:noProof/>
            <w:sz w:val="22"/>
            <w:szCs w:val="22"/>
            <w:lang w:val="en-IN" w:eastAsia="en-IN"/>
          </w:rPr>
          <w:tab/>
        </w:r>
        <w:r w:rsidR="00381F84" w:rsidRPr="005C73D9">
          <w:rPr>
            <w:rStyle w:val="Hyperlink"/>
            <w:rFonts w:cs="candra"/>
            <w:noProof/>
            <w:lang w:bidi="te-IN"/>
          </w:rPr>
          <w:t>View Studies</w:t>
        </w:r>
        <w:r w:rsidR="00381F84">
          <w:rPr>
            <w:noProof/>
            <w:webHidden/>
          </w:rPr>
          <w:tab/>
        </w:r>
        <w:r>
          <w:rPr>
            <w:noProof/>
            <w:webHidden/>
          </w:rPr>
          <w:fldChar w:fldCharType="begin"/>
        </w:r>
        <w:r w:rsidR="00381F84">
          <w:rPr>
            <w:noProof/>
            <w:webHidden/>
          </w:rPr>
          <w:instrText xml:space="preserve"> PAGEREF _Toc409781248 \h </w:instrText>
        </w:r>
        <w:r>
          <w:rPr>
            <w:noProof/>
            <w:webHidden/>
          </w:rPr>
        </w:r>
        <w:r>
          <w:rPr>
            <w:noProof/>
            <w:webHidden/>
          </w:rPr>
          <w:fldChar w:fldCharType="separate"/>
        </w:r>
        <w:r w:rsidR="00381F84">
          <w:rPr>
            <w:noProof/>
            <w:webHidden/>
          </w:rPr>
          <w:t>41</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49" w:history="1">
        <w:r w:rsidR="00381F84" w:rsidRPr="005C73D9">
          <w:rPr>
            <w:rStyle w:val="Hyperlink"/>
            <w:noProof/>
            <w:lang w:bidi="te-IN"/>
          </w:rPr>
          <w:t>4.14.5</w:t>
        </w:r>
        <w:r w:rsidR="00381F84">
          <w:rPr>
            <w:rFonts w:asciiTheme="minorHAnsi" w:eastAsiaTheme="minorEastAsia" w:hAnsiTheme="minorHAnsi" w:cstheme="minorBidi"/>
            <w:noProof/>
            <w:sz w:val="22"/>
            <w:szCs w:val="22"/>
            <w:lang w:val="en-IN" w:eastAsia="en-IN"/>
          </w:rPr>
          <w:tab/>
        </w:r>
        <w:r w:rsidR="00381F84" w:rsidRPr="005C73D9">
          <w:rPr>
            <w:rStyle w:val="Hyperlink"/>
            <w:rFonts w:cs="candra"/>
            <w:noProof/>
            <w:lang w:bidi="te-IN"/>
          </w:rPr>
          <w:t>Results View</w:t>
        </w:r>
        <w:r w:rsidR="00381F84">
          <w:rPr>
            <w:noProof/>
            <w:webHidden/>
          </w:rPr>
          <w:tab/>
        </w:r>
        <w:r>
          <w:rPr>
            <w:noProof/>
            <w:webHidden/>
          </w:rPr>
          <w:fldChar w:fldCharType="begin"/>
        </w:r>
        <w:r w:rsidR="00381F84">
          <w:rPr>
            <w:noProof/>
            <w:webHidden/>
          </w:rPr>
          <w:instrText xml:space="preserve"> PAGEREF _Toc409781249 \h </w:instrText>
        </w:r>
        <w:r>
          <w:rPr>
            <w:noProof/>
            <w:webHidden/>
          </w:rPr>
        </w:r>
        <w:r>
          <w:rPr>
            <w:noProof/>
            <w:webHidden/>
          </w:rPr>
          <w:fldChar w:fldCharType="separate"/>
        </w:r>
        <w:r w:rsidR="00381F84">
          <w:rPr>
            <w:noProof/>
            <w:webHidden/>
          </w:rPr>
          <w:t>44</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50" w:history="1">
        <w:r w:rsidR="00381F84" w:rsidRPr="005C73D9">
          <w:rPr>
            <w:rStyle w:val="Hyperlink"/>
            <w:noProof/>
            <w:lang w:val="en-IN" w:bidi="te-IN"/>
          </w:rPr>
          <w:t>4.14.6</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 xml:space="preserve">View </w:t>
        </w:r>
        <w:r w:rsidR="00381F84" w:rsidRPr="005C73D9">
          <w:rPr>
            <w:rStyle w:val="Hyperlink"/>
            <w:rFonts w:cs="candra"/>
            <w:bCs/>
            <w:noProof/>
            <w:lang w:bidi="te-IN"/>
          </w:rPr>
          <w:t>saved</w:t>
        </w:r>
        <w:r w:rsidR="00381F84" w:rsidRPr="005C73D9">
          <w:rPr>
            <w:rStyle w:val="Hyperlink"/>
            <w:noProof/>
            <w:lang w:bidi="te-IN"/>
          </w:rPr>
          <w:t xml:space="preserve"> queries</w:t>
        </w:r>
        <w:r w:rsidR="00381F84">
          <w:rPr>
            <w:noProof/>
            <w:webHidden/>
          </w:rPr>
          <w:tab/>
        </w:r>
        <w:r>
          <w:rPr>
            <w:noProof/>
            <w:webHidden/>
          </w:rPr>
          <w:fldChar w:fldCharType="begin"/>
        </w:r>
        <w:r w:rsidR="00381F84">
          <w:rPr>
            <w:noProof/>
            <w:webHidden/>
          </w:rPr>
          <w:instrText xml:space="preserve"> PAGEREF _Toc409781250 \h </w:instrText>
        </w:r>
        <w:r>
          <w:rPr>
            <w:noProof/>
            <w:webHidden/>
          </w:rPr>
        </w:r>
        <w:r>
          <w:rPr>
            <w:noProof/>
            <w:webHidden/>
          </w:rPr>
          <w:fldChar w:fldCharType="separate"/>
        </w:r>
        <w:r w:rsidR="00381F84">
          <w:rPr>
            <w:noProof/>
            <w:webHidden/>
          </w:rPr>
          <w:t>66</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51" w:history="1">
        <w:r w:rsidR="00381F84" w:rsidRPr="005C73D9">
          <w:rPr>
            <w:rStyle w:val="Hyperlink"/>
            <w:noProof/>
            <w:lang w:bidi="te-IN"/>
          </w:rPr>
          <w:t>4.14.7</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View Archived data:</w:t>
        </w:r>
        <w:r w:rsidR="00381F84">
          <w:rPr>
            <w:noProof/>
            <w:webHidden/>
          </w:rPr>
          <w:tab/>
        </w:r>
        <w:r>
          <w:rPr>
            <w:noProof/>
            <w:webHidden/>
          </w:rPr>
          <w:fldChar w:fldCharType="begin"/>
        </w:r>
        <w:r w:rsidR="00381F84">
          <w:rPr>
            <w:noProof/>
            <w:webHidden/>
          </w:rPr>
          <w:instrText xml:space="preserve"> PAGEREF _Toc409781251 \h </w:instrText>
        </w:r>
        <w:r>
          <w:rPr>
            <w:noProof/>
            <w:webHidden/>
          </w:rPr>
        </w:r>
        <w:r>
          <w:rPr>
            <w:noProof/>
            <w:webHidden/>
          </w:rPr>
          <w:fldChar w:fldCharType="separate"/>
        </w:r>
        <w:r w:rsidR="00381F84">
          <w:rPr>
            <w:noProof/>
            <w:webHidden/>
          </w:rPr>
          <w:t>69</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52" w:history="1">
        <w:r w:rsidR="00381F84" w:rsidRPr="005C73D9">
          <w:rPr>
            <w:rStyle w:val="Hyperlink"/>
            <w:noProof/>
            <w:lang w:bidi="te-IN"/>
          </w:rPr>
          <w:t>4.14.8</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Create Template</w:t>
        </w:r>
        <w:r w:rsidR="00381F84">
          <w:rPr>
            <w:noProof/>
            <w:webHidden/>
          </w:rPr>
          <w:tab/>
        </w:r>
        <w:r>
          <w:rPr>
            <w:noProof/>
            <w:webHidden/>
          </w:rPr>
          <w:fldChar w:fldCharType="begin"/>
        </w:r>
        <w:r w:rsidR="00381F84">
          <w:rPr>
            <w:noProof/>
            <w:webHidden/>
          </w:rPr>
          <w:instrText xml:space="preserve"> PAGEREF _Toc409781252 \h </w:instrText>
        </w:r>
        <w:r>
          <w:rPr>
            <w:noProof/>
            <w:webHidden/>
          </w:rPr>
        </w:r>
        <w:r>
          <w:rPr>
            <w:noProof/>
            <w:webHidden/>
          </w:rPr>
          <w:fldChar w:fldCharType="separate"/>
        </w:r>
        <w:r w:rsidR="00381F84">
          <w:rPr>
            <w:noProof/>
            <w:webHidden/>
          </w:rPr>
          <w:t>71</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53" w:history="1">
        <w:r w:rsidR="00381F84" w:rsidRPr="005C73D9">
          <w:rPr>
            <w:rStyle w:val="Hyperlink"/>
            <w:noProof/>
            <w:lang w:bidi="te-IN"/>
          </w:rPr>
          <w:t>4.14.9</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ViewTemplates</w:t>
        </w:r>
        <w:r w:rsidR="00381F84">
          <w:rPr>
            <w:noProof/>
            <w:webHidden/>
          </w:rPr>
          <w:tab/>
        </w:r>
        <w:r>
          <w:rPr>
            <w:noProof/>
            <w:webHidden/>
          </w:rPr>
          <w:fldChar w:fldCharType="begin"/>
        </w:r>
        <w:r w:rsidR="00381F84">
          <w:rPr>
            <w:noProof/>
            <w:webHidden/>
          </w:rPr>
          <w:instrText xml:space="preserve"> PAGEREF _Toc409781253 \h </w:instrText>
        </w:r>
        <w:r>
          <w:rPr>
            <w:noProof/>
            <w:webHidden/>
          </w:rPr>
        </w:r>
        <w:r>
          <w:rPr>
            <w:noProof/>
            <w:webHidden/>
          </w:rPr>
          <w:fldChar w:fldCharType="separate"/>
        </w:r>
        <w:r w:rsidR="00381F84">
          <w:rPr>
            <w:noProof/>
            <w:webHidden/>
          </w:rPr>
          <w:t>82</w:t>
        </w:r>
        <w:r>
          <w:rPr>
            <w:noProof/>
            <w:webHidden/>
          </w:rPr>
          <w:fldChar w:fldCharType="end"/>
        </w:r>
      </w:hyperlink>
    </w:p>
    <w:p w:rsidR="00381F84" w:rsidRDefault="00254B7E">
      <w:pPr>
        <w:pStyle w:val="TOC3"/>
        <w:tabs>
          <w:tab w:val="left" w:pos="1540"/>
        </w:tabs>
        <w:rPr>
          <w:rFonts w:asciiTheme="minorHAnsi" w:eastAsiaTheme="minorEastAsia" w:hAnsiTheme="minorHAnsi" w:cstheme="minorBidi"/>
          <w:noProof/>
          <w:sz w:val="22"/>
          <w:szCs w:val="22"/>
          <w:lang w:val="en-IN" w:eastAsia="en-IN"/>
        </w:rPr>
      </w:pPr>
      <w:hyperlink w:anchor="_Toc409781254" w:history="1">
        <w:r w:rsidR="00381F84" w:rsidRPr="005C73D9">
          <w:rPr>
            <w:rStyle w:val="Hyperlink"/>
            <w:noProof/>
            <w:lang w:bidi="te-IN"/>
          </w:rPr>
          <w:t>4.14.10</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View Specification:</w:t>
        </w:r>
        <w:r w:rsidR="00381F84">
          <w:rPr>
            <w:noProof/>
            <w:webHidden/>
          </w:rPr>
          <w:tab/>
        </w:r>
        <w:r>
          <w:rPr>
            <w:noProof/>
            <w:webHidden/>
          </w:rPr>
          <w:fldChar w:fldCharType="begin"/>
        </w:r>
        <w:r w:rsidR="00381F84">
          <w:rPr>
            <w:noProof/>
            <w:webHidden/>
          </w:rPr>
          <w:instrText xml:space="preserve"> PAGEREF _Toc409781254 \h </w:instrText>
        </w:r>
        <w:r>
          <w:rPr>
            <w:noProof/>
            <w:webHidden/>
          </w:rPr>
        </w:r>
        <w:r>
          <w:rPr>
            <w:noProof/>
            <w:webHidden/>
          </w:rPr>
          <w:fldChar w:fldCharType="separate"/>
        </w:r>
        <w:r w:rsidR="00381F84">
          <w:rPr>
            <w:noProof/>
            <w:webHidden/>
          </w:rPr>
          <w:t>85</w:t>
        </w:r>
        <w:r>
          <w:rPr>
            <w:noProof/>
            <w:webHidden/>
          </w:rPr>
          <w:fldChar w:fldCharType="end"/>
        </w:r>
      </w:hyperlink>
    </w:p>
    <w:p w:rsidR="00381F84" w:rsidRDefault="00254B7E">
      <w:pPr>
        <w:pStyle w:val="TOC3"/>
        <w:tabs>
          <w:tab w:val="left" w:pos="1540"/>
        </w:tabs>
        <w:rPr>
          <w:rFonts w:asciiTheme="minorHAnsi" w:eastAsiaTheme="minorEastAsia" w:hAnsiTheme="minorHAnsi" w:cstheme="minorBidi"/>
          <w:noProof/>
          <w:sz w:val="22"/>
          <w:szCs w:val="22"/>
          <w:lang w:val="en-IN" w:eastAsia="en-IN"/>
        </w:rPr>
      </w:pPr>
      <w:hyperlink w:anchor="_Toc409781255" w:history="1">
        <w:r w:rsidR="00381F84" w:rsidRPr="005C73D9">
          <w:rPr>
            <w:rStyle w:val="Hyperlink"/>
            <w:noProof/>
            <w:lang w:bidi="te-IN"/>
          </w:rPr>
          <w:t>4.14.11</w:t>
        </w:r>
        <w:r w:rsidR="00381F84">
          <w:rPr>
            <w:rFonts w:asciiTheme="minorHAnsi" w:eastAsiaTheme="minorEastAsia" w:hAnsiTheme="minorHAnsi" w:cstheme="minorBidi"/>
            <w:noProof/>
            <w:sz w:val="22"/>
            <w:szCs w:val="22"/>
            <w:lang w:val="en-IN" w:eastAsia="en-IN"/>
          </w:rPr>
          <w:tab/>
        </w:r>
        <w:r w:rsidR="00381F84" w:rsidRPr="005C73D9">
          <w:rPr>
            <w:rStyle w:val="Hyperlink"/>
            <w:bCs/>
            <w:noProof/>
            <w:lang w:bidi="te-IN"/>
          </w:rPr>
          <w:t>IndicationSummary</w:t>
        </w:r>
        <w:r w:rsidR="00381F84">
          <w:rPr>
            <w:noProof/>
            <w:webHidden/>
          </w:rPr>
          <w:tab/>
        </w:r>
        <w:r>
          <w:rPr>
            <w:noProof/>
            <w:webHidden/>
          </w:rPr>
          <w:fldChar w:fldCharType="begin"/>
        </w:r>
        <w:r w:rsidR="00381F84">
          <w:rPr>
            <w:noProof/>
            <w:webHidden/>
          </w:rPr>
          <w:instrText xml:space="preserve"> PAGEREF _Toc409781255 \h </w:instrText>
        </w:r>
        <w:r>
          <w:rPr>
            <w:noProof/>
            <w:webHidden/>
          </w:rPr>
        </w:r>
        <w:r>
          <w:rPr>
            <w:noProof/>
            <w:webHidden/>
          </w:rPr>
          <w:fldChar w:fldCharType="separate"/>
        </w:r>
        <w:r w:rsidR="00381F84">
          <w:rPr>
            <w:noProof/>
            <w:webHidden/>
          </w:rPr>
          <w:t>91</w:t>
        </w:r>
        <w:r>
          <w:rPr>
            <w:noProof/>
            <w:webHidden/>
          </w:rPr>
          <w:fldChar w:fldCharType="end"/>
        </w:r>
      </w:hyperlink>
    </w:p>
    <w:p w:rsidR="00381F84" w:rsidRDefault="00254B7E">
      <w:pPr>
        <w:pStyle w:val="TOC1"/>
        <w:tabs>
          <w:tab w:val="left" w:pos="400"/>
        </w:tabs>
        <w:rPr>
          <w:rFonts w:asciiTheme="minorHAnsi" w:eastAsiaTheme="minorEastAsia" w:hAnsiTheme="minorHAnsi" w:cstheme="minorBidi"/>
          <w:sz w:val="22"/>
          <w:szCs w:val="22"/>
          <w:lang w:val="en-IN" w:eastAsia="en-IN"/>
        </w:rPr>
      </w:pPr>
      <w:hyperlink w:anchor="_Toc409781256" w:history="1">
        <w:r w:rsidR="00381F84" w:rsidRPr="005C73D9">
          <w:rPr>
            <w:rStyle w:val="Hyperlink"/>
            <w:rFonts w:ascii="Candara" w:hAnsi="Candara"/>
            <w:lang w:val="en-IN" w:bidi="te-IN"/>
          </w:rPr>
          <w:t>5</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System Requirements</w:t>
        </w:r>
        <w:r w:rsidR="00381F84">
          <w:rPr>
            <w:webHidden/>
          </w:rPr>
          <w:tab/>
        </w:r>
        <w:r>
          <w:rPr>
            <w:webHidden/>
          </w:rPr>
          <w:fldChar w:fldCharType="begin"/>
        </w:r>
        <w:r w:rsidR="00381F84">
          <w:rPr>
            <w:webHidden/>
          </w:rPr>
          <w:instrText xml:space="preserve"> PAGEREF _Toc409781256 \h </w:instrText>
        </w:r>
        <w:r>
          <w:rPr>
            <w:webHidden/>
          </w:rPr>
        </w:r>
        <w:r>
          <w:rPr>
            <w:webHidden/>
          </w:rPr>
          <w:fldChar w:fldCharType="separate"/>
        </w:r>
        <w:r w:rsidR="00381F84">
          <w:rPr>
            <w:webHidden/>
          </w:rPr>
          <w:t>93</w:t>
        </w:r>
        <w:r>
          <w:rPr>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57" w:history="1">
        <w:r w:rsidR="00381F84" w:rsidRPr="005C73D9">
          <w:rPr>
            <w:rStyle w:val="Hyperlink"/>
            <w:rFonts w:ascii="Candara" w:hAnsi="Candara"/>
            <w:noProof/>
            <w:lang w:val="en-IN" w:bidi="te-IN"/>
          </w:rPr>
          <w:t>5.1</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val="en-IN" w:bidi="te-IN"/>
          </w:rPr>
          <w:t>Application Architecture</w:t>
        </w:r>
        <w:r w:rsidR="00381F84">
          <w:rPr>
            <w:noProof/>
            <w:webHidden/>
          </w:rPr>
          <w:tab/>
        </w:r>
        <w:r>
          <w:rPr>
            <w:noProof/>
            <w:webHidden/>
          </w:rPr>
          <w:fldChar w:fldCharType="begin"/>
        </w:r>
        <w:r w:rsidR="00381F84">
          <w:rPr>
            <w:noProof/>
            <w:webHidden/>
          </w:rPr>
          <w:instrText xml:space="preserve"> PAGEREF _Toc409781257 \h </w:instrText>
        </w:r>
        <w:r>
          <w:rPr>
            <w:noProof/>
            <w:webHidden/>
          </w:rPr>
        </w:r>
        <w:r>
          <w:rPr>
            <w:noProof/>
            <w:webHidden/>
          </w:rPr>
          <w:fldChar w:fldCharType="separate"/>
        </w:r>
        <w:r w:rsidR="00381F84">
          <w:rPr>
            <w:noProof/>
            <w:webHidden/>
          </w:rPr>
          <w:t>93</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58" w:history="1">
        <w:r w:rsidR="00381F84" w:rsidRPr="005C73D9">
          <w:rPr>
            <w:rStyle w:val="Hyperlink"/>
            <w:rFonts w:ascii="Candara" w:hAnsi="Candara"/>
            <w:noProof/>
            <w:lang w:bidi="te-IN"/>
          </w:rPr>
          <w:t>5.2</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Architecture Requirements</w:t>
        </w:r>
        <w:r w:rsidR="00381F84">
          <w:rPr>
            <w:noProof/>
            <w:webHidden/>
          </w:rPr>
          <w:tab/>
        </w:r>
        <w:r>
          <w:rPr>
            <w:noProof/>
            <w:webHidden/>
          </w:rPr>
          <w:fldChar w:fldCharType="begin"/>
        </w:r>
        <w:r w:rsidR="00381F84">
          <w:rPr>
            <w:noProof/>
            <w:webHidden/>
          </w:rPr>
          <w:instrText xml:space="preserve"> PAGEREF _Toc409781258 \h </w:instrText>
        </w:r>
        <w:r>
          <w:rPr>
            <w:noProof/>
            <w:webHidden/>
          </w:rPr>
        </w:r>
        <w:r>
          <w:rPr>
            <w:noProof/>
            <w:webHidden/>
          </w:rPr>
          <w:fldChar w:fldCharType="separate"/>
        </w:r>
        <w:r w:rsidR="00381F84">
          <w:rPr>
            <w:noProof/>
            <w:webHidden/>
          </w:rPr>
          <w:t>93</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59" w:history="1">
        <w:r w:rsidR="00381F84" w:rsidRPr="005C73D9">
          <w:rPr>
            <w:rStyle w:val="Hyperlink"/>
            <w:noProof/>
            <w:lang w:bidi="te-IN"/>
          </w:rPr>
          <w:t>5.2.1</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Miscellaneous System Requirements</w:t>
        </w:r>
        <w:r w:rsidR="00381F84">
          <w:rPr>
            <w:noProof/>
            <w:webHidden/>
          </w:rPr>
          <w:tab/>
        </w:r>
        <w:r>
          <w:rPr>
            <w:noProof/>
            <w:webHidden/>
          </w:rPr>
          <w:fldChar w:fldCharType="begin"/>
        </w:r>
        <w:r w:rsidR="00381F84">
          <w:rPr>
            <w:noProof/>
            <w:webHidden/>
          </w:rPr>
          <w:instrText xml:space="preserve"> PAGEREF _Toc409781259 \h </w:instrText>
        </w:r>
        <w:r>
          <w:rPr>
            <w:noProof/>
            <w:webHidden/>
          </w:rPr>
        </w:r>
        <w:r>
          <w:rPr>
            <w:noProof/>
            <w:webHidden/>
          </w:rPr>
          <w:fldChar w:fldCharType="separate"/>
        </w:r>
        <w:r w:rsidR="00381F84">
          <w:rPr>
            <w:noProof/>
            <w:webHidden/>
          </w:rPr>
          <w:t>94</w:t>
        </w:r>
        <w:r>
          <w:rPr>
            <w:noProof/>
            <w:webHidden/>
          </w:rPr>
          <w:fldChar w:fldCharType="end"/>
        </w:r>
      </w:hyperlink>
    </w:p>
    <w:p w:rsidR="00381F84" w:rsidRDefault="00254B7E">
      <w:pPr>
        <w:pStyle w:val="TOC3"/>
        <w:tabs>
          <w:tab w:val="left" w:pos="1320"/>
        </w:tabs>
        <w:rPr>
          <w:rFonts w:asciiTheme="minorHAnsi" w:eastAsiaTheme="minorEastAsia" w:hAnsiTheme="minorHAnsi" w:cstheme="minorBidi"/>
          <w:noProof/>
          <w:sz w:val="22"/>
          <w:szCs w:val="22"/>
          <w:lang w:val="en-IN" w:eastAsia="en-IN"/>
        </w:rPr>
      </w:pPr>
      <w:hyperlink w:anchor="_Toc409781260" w:history="1">
        <w:r w:rsidR="00381F84" w:rsidRPr="005C73D9">
          <w:rPr>
            <w:rStyle w:val="Hyperlink"/>
            <w:noProof/>
            <w:lang w:bidi="te-IN"/>
          </w:rPr>
          <w:t>5.2.2</w:t>
        </w:r>
        <w:r w:rsidR="00381F84">
          <w:rPr>
            <w:rFonts w:asciiTheme="minorHAnsi" w:eastAsiaTheme="minorEastAsia" w:hAnsiTheme="minorHAnsi" w:cstheme="minorBidi"/>
            <w:noProof/>
            <w:sz w:val="22"/>
            <w:szCs w:val="22"/>
            <w:lang w:val="en-IN" w:eastAsia="en-IN"/>
          </w:rPr>
          <w:tab/>
        </w:r>
        <w:r w:rsidR="00381F84" w:rsidRPr="005C73D9">
          <w:rPr>
            <w:rStyle w:val="Hyperlink"/>
            <w:noProof/>
            <w:lang w:bidi="te-IN"/>
          </w:rPr>
          <w:t>Pending decisions and Risks</w:t>
        </w:r>
        <w:r w:rsidR="00381F84">
          <w:rPr>
            <w:noProof/>
            <w:webHidden/>
          </w:rPr>
          <w:tab/>
        </w:r>
        <w:r>
          <w:rPr>
            <w:noProof/>
            <w:webHidden/>
          </w:rPr>
          <w:fldChar w:fldCharType="begin"/>
        </w:r>
        <w:r w:rsidR="00381F84">
          <w:rPr>
            <w:noProof/>
            <w:webHidden/>
          </w:rPr>
          <w:instrText xml:space="preserve"> PAGEREF _Toc409781260 \h </w:instrText>
        </w:r>
        <w:r>
          <w:rPr>
            <w:noProof/>
            <w:webHidden/>
          </w:rPr>
        </w:r>
        <w:r>
          <w:rPr>
            <w:noProof/>
            <w:webHidden/>
          </w:rPr>
          <w:fldChar w:fldCharType="separate"/>
        </w:r>
        <w:r w:rsidR="00381F84">
          <w:rPr>
            <w:noProof/>
            <w:webHidden/>
          </w:rPr>
          <w:t>94</w:t>
        </w:r>
        <w:r>
          <w:rPr>
            <w:noProof/>
            <w:webHidden/>
          </w:rPr>
          <w:fldChar w:fldCharType="end"/>
        </w:r>
      </w:hyperlink>
    </w:p>
    <w:p w:rsidR="00381F84" w:rsidRDefault="00254B7E">
      <w:pPr>
        <w:pStyle w:val="TOC1"/>
        <w:tabs>
          <w:tab w:val="left" w:pos="400"/>
        </w:tabs>
        <w:rPr>
          <w:rFonts w:asciiTheme="minorHAnsi" w:eastAsiaTheme="minorEastAsia" w:hAnsiTheme="minorHAnsi" w:cstheme="minorBidi"/>
          <w:sz w:val="22"/>
          <w:szCs w:val="22"/>
          <w:lang w:val="en-IN" w:eastAsia="en-IN"/>
        </w:rPr>
      </w:pPr>
      <w:hyperlink w:anchor="_Toc409781261" w:history="1">
        <w:r w:rsidR="00381F84" w:rsidRPr="005C73D9">
          <w:rPr>
            <w:rStyle w:val="Hyperlink"/>
            <w:rFonts w:ascii="Candara" w:hAnsi="Candara"/>
            <w:lang w:val="en-IN" w:bidi="te-IN"/>
          </w:rPr>
          <w:t>6</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Data Migration Requirements</w:t>
        </w:r>
        <w:r w:rsidR="00381F84">
          <w:rPr>
            <w:webHidden/>
          </w:rPr>
          <w:tab/>
        </w:r>
        <w:r>
          <w:rPr>
            <w:webHidden/>
          </w:rPr>
          <w:fldChar w:fldCharType="begin"/>
        </w:r>
        <w:r w:rsidR="00381F84">
          <w:rPr>
            <w:webHidden/>
          </w:rPr>
          <w:instrText xml:space="preserve"> PAGEREF _Toc409781261 \h </w:instrText>
        </w:r>
        <w:r>
          <w:rPr>
            <w:webHidden/>
          </w:rPr>
        </w:r>
        <w:r>
          <w:rPr>
            <w:webHidden/>
          </w:rPr>
          <w:fldChar w:fldCharType="separate"/>
        </w:r>
        <w:r w:rsidR="00381F84">
          <w:rPr>
            <w:webHidden/>
          </w:rPr>
          <w:t>94</w:t>
        </w:r>
        <w:r>
          <w:rPr>
            <w:webHidden/>
          </w:rPr>
          <w:fldChar w:fldCharType="end"/>
        </w:r>
      </w:hyperlink>
    </w:p>
    <w:p w:rsidR="00381F84" w:rsidRDefault="00254B7E">
      <w:pPr>
        <w:pStyle w:val="TOC1"/>
        <w:tabs>
          <w:tab w:val="left" w:pos="400"/>
        </w:tabs>
        <w:rPr>
          <w:rFonts w:asciiTheme="minorHAnsi" w:eastAsiaTheme="minorEastAsia" w:hAnsiTheme="minorHAnsi" w:cstheme="minorBidi"/>
          <w:sz w:val="22"/>
          <w:szCs w:val="22"/>
          <w:lang w:val="en-IN" w:eastAsia="en-IN"/>
        </w:rPr>
      </w:pPr>
      <w:hyperlink w:anchor="_Toc409781262" w:history="1">
        <w:r w:rsidR="00381F84" w:rsidRPr="005C73D9">
          <w:rPr>
            <w:rStyle w:val="Hyperlink"/>
            <w:rFonts w:ascii="Candara" w:hAnsi="Candara"/>
            <w:lang w:bidi="te-IN"/>
          </w:rPr>
          <w:t>7</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Backup &amp; Data Recovery Requirements</w:t>
        </w:r>
        <w:r w:rsidR="00381F84">
          <w:rPr>
            <w:webHidden/>
          </w:rPr>
          <w:tab/>
        </w:r>
        <w:r>
          <w:rPr>
            <w:webHidden/>
          </w:rPr>
          <w:fldChar w:fldCharType="begin"/>
        </w:r>
        <w:r w:rsidR="00381F84">
          <w:rPr>
            <w:webHidden/>
          </w:rPr>
          <w:instrText xml:space="preserve"> PAGEREF _Toc409781262 \h </w:instrText>
        </w:r>
        <w:r>
          <w:rPr>
            <w:webHidden/>
          </w:rPr>
        </w:r>
        <w:r>
          <w:rPr>
            <w:webHidden/>
          </w:rPr>
          <w:fldChar w:fldCharType="separate"/>
        </w:r>
        <w:r w:rsidR="00381F84">
          <w:rPr>
            <w:webHidden/>
          </w:rPr>
          <w:t>94</w:t>
        </w:r>
        <w:r>
          <w:rPr>
            <w:webHidden/>
          </w:rPr>
          <w:fldChar w:fldCharType="end"/>
        </w:r>
      </w:hyperlink>
    </w:p>
    <w:p w:rsidR="00381F84" w:rsidRDefault="00254B7E">
      <w:pPr>
        <w:pStyle w:val="TOC1"/>
        <w:tabs>
          <w:tab w:val="left" w:pos="400"/>
        </w:tabs>
        <w:rPr>
          <w:rFonts w:asciiTheme="minorHAnsi" w:eastAsiaTheme="minorEastAsia" w:hAnsiTheme="minorHAnsi" w:cstheme="minorBidi"/>
          <w:sz w:val="22"/>
          <w:szCs w:val="22"/>
          <w:lang w:val="en-IN" w:eastAsia="en-IN"/>
        </w:rPr>
      </w:pPr>
      <w:hyperlink w:anchor="_Toc409781263" w:history="1">
        <w:r w:rsidR="00381F84" w:rsidRPr="005C73D9">
          <w:rPr>
            <w:rStyle w:val="Hyperlink"/>
            <w:rFonts w:ascii="Candara" w:hAnsi="Candara"/>
            <w:lang w:bidi="te-IN"/>
          </w:rPr>
          <w:t>8</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Special User Requirements</w:t>
        </w:r>
        <w:r w:rsidR="00381F84">
          <w:rPr>
            <w:webHidden/>
          </w:rPr>
          <w:tab/>
        </w:r>
        <w:r>
          <w:rPr>
            <w:webHidden/>
          </w:rPr>
          <w:fldChar w:fldCharType="begin"/>
        </w:r>
        <w:r w:rsidR="00381F84">
          <w:rPr>
            <w:webHidden/>
          </w:rPr>
          <w:instrText xml:space="preserve"> PAGEREF _Toc409781263 \h </w:instrText>
        </w:r>
        <w:r>
          <w:rPr>
            <w:webHidden/>
          </w:rPr>
        </w:r>
        <w:r>
          <w:rPr>
            <w:webHidden/>
          </w:rPr>
          <w:fldChar w:fldCharType="separate"/>
        </w:r>
        <w:r w:rsidR="00381F84">
          <w:rPr>
            <w:webHidden/>
          </w:rPr>
          <w:t>94</w:t>
        </w:r>
        <w:r>
          <w:rPr>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64" w:history="1">
        <w:r w:rsidR="00381F84" w:rsidRPr="005C73D9">
          <w:rPr>
            <w:rStyle w:val="Hyperlink"/>
            <w:rFonts w:ascii="Candara" w:hAnsi="Candara"/>
            <w:noProof/>
            <w:lang w:bidi="te-IN"/>
          </w:rPr>
          <w:t>8.1</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Security</w:t>
        </w:r>
        <w:r w:rsidR="00381F84">
          <w:rPr>
            <w:noProof/>
            <w:webHidden/>
          </w:rPr>
          <w:tab/>
        </w:r>
        <w:r>
          <w:rPr>
            <w:noProof/>
            <w:webHidden/>
          </w:rPr>
          <w:fldChar w:fldCharType="begin"/>
        </w:r>
        <w:r w:rsidR="00381F84">
          <w:rPr>
            <w:noProof/>
            <w:webHidden/>
          </w:rPr>
          <w:instrText xml:space="preserve"> PAGEREF _Toc409781264 \h </w:instrText>
        </w:r>
        <w:r>
          <w:rPr>
            <w:noProof/>
            <w:webHidden/>
          </w:rPr>
        </w:r>
        <w:r>
          <w:rPr>
            <w:noProof/>
            <w:webHidden/>
          </w:rPr>
          <w:fldChar w:fldCharType="separate"/>
        </w:r>
        <w:r w:rsidR="00381F84">
          <w:rPr>
            <w:noProof/>
            <w:webHidden/>
          </w:rPr>
          <w:t>94</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65" w:history="1">
        <w:r w:rsidR="00381F84" w:rsidRPr="005C73D9">
          <w:rPr>
            <w:rStyle w:val="Hyperlink"/>
            <w:rFonts w:ascii="Candara" w:hAnsi="Candara"/>
            <w:noProof/>
            <w:lang w:bidi="te-IN"/>
          </w:rPr>
          <w:t>8.2</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Reliability</w:t>
        </w:r>
        <w:r w:rsidR="00381F84">
          <w:rPr>
            <w:noProof/>
            <w:webHidden/>
          </w:rPr>
          <w:tab/>
        </w:r>
        <w:r>
          <w:rPr>
            <w:noProof/>
            <w:webHidden/>
          </w:rPr>
          <w:fldChar w:fldCharType="begin"/>
        </w:r>
        <w:r w:rsidR="00381F84">
          <w:rPr>
            <w:noProof/>
            <w:webHidden/>
          </w:rPr>
          <w:instrText xml:space="preserve"> PAGEREF _Toc409781265 \h </w:instrText>
        </w:r>
        <w:r>
          <w:rPr>
            <w:noProof/>
            <w:webHidden/>
          </w:rPr>
        </w:r>
        <w:r>
          <w:rPr>
            <w:noProof/>
            <w:webHidden/>
          </w:rPr>
          <w:fldChar w:fldCharType="separate"/>
        </w:r>
        <w:r w:rsidR="00381F84">
          <w:rPr>
            <w:noProof/>
            <w:webHidden/>
          </w:rPr>
          <w:t>94</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66" w:history="1">
        <w:r w:rsidR="00381F84" w:rsidRPr="005C73D9">
          <w:rPr>
            <w:rStyle w:val="Hyperlink"/>
            <w:rFonts w:ascii="Candara" w:hAnsi="Candara"/>
            <w:noProof/>
            <w:lang w:bidi="te-IN"/>
          </w:rPr>
          <w:t>8.3</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Audit Tr</w:t>
        </w:r>
        <w:r w:rsidR="00381F84" w:rsidRPr="005C73D9">
          <w:rPr>
            <w:rStyle w:val="Hyperlink"/>
            <w:rFonts w:ascii="Candara" w:hAnsi="Candara"/>
            <w:noProof/>
            <w:lang w:val="en-IN" w:bidi="te-IN"/>
          </w:rPr>
          <w:t>i</w:t>
        </w:r>
        <w:r w:rsidR="00381F84" w:rsidRPr="005C73D9">
          <w:rPr>
            <w:rStyle w:val="Hyperlink"/>
            <w:rFonts w:ascii="Candara" w:hAnsi="Candara"/>
            <w:noProof/>
            <w:lang w:bidi="te-IN"/>
          </w:rPr>
          <w:t>al</w:t>
        </w:r>
        <w:r w:rsidR="00381F84">
          <w:rPr>
            <w:noProof/>
            <w:webHidden/>
          </w:rPr>
          <w:tab/>
        </w:r>
        <w:r>
          <w:rPr>
            <w:noProof/>
            <w:webHidden/>
          </w:rPr>
          <w:fldChar w:fldCharType="begin"/>
        </w:r>
        <w:r w:rsidR="00381F84">
          <w:rPr>
            <w:noProof/>
            <w:webHidden/>
          </w:rPr>
          <w:instrText xml:space="preserve"> PAGEREF _Toc409781266 \h </w:instrText>
        </w:r>
        <w:r>
          <w:rPr>
            <w:noProof/>
            <w:webHidden/>
          </w:rPr>
        </w:r>
        <w:r>
          <w:rPr>
            <w:noProof/>
            <w:webHidden/>
          </w:rPr>
          <w:fldChar w:fldCharType="separate"/>
        </w:r>
        <w:r w:rsidR="00381F84">
          <w:rPr>
            <w:noProof/>
            <w:webHidden/>
          </w:rPr>
          <w:t>95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67" w:history="1">
        <w:r w:rsidR="00381F84" w:rsidRPr="005C73D9">
          <w:rPr>
            <w:rStyle w:val="Hyperlink"/>
            <w:rFonts w:ascii="Candara" w:hAnsi="Candara"/>
            <w:noProof/>
            <w:lang w:bidi="te-IN"/>
          </w:rPr>
          <w:t>8.4</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User Training</w:t>
        </w:r>
        <w:r w:rsidR="00381F84">
          <w:rPr>
            <w:noProof/>
            <w:webHidden/>
          </w:rPr>
          <w:tab/>
        </w:r>
        <w:r>
          <w:rPr>
            <w:noProof/>
            <w:webHidden/>
          </w:rPr>
          <w:fldChar w:fldCharType="begin"/>
        </w:r>
        <w:r w:rsidR="00381F84">
          <w:rPr>
            <w:noProof/>
            <w:webHidden/>
          </w:rPr>
          <w:instrText xml:space="preserve"> PAGEREF _Toc409781267 \h </w:instrText>
        </w:r>
        <w:r>
          <w:rPr>
            <w:noProof/>
            <w:webHidden/>
          </w:rPr>
        </w:r>
        <w:r>
          <w:rPr>
            <w:noProof/>
            <w:webHidden/>
          </w:rPr>
          <w:fldChar w:fldCharType="separate"/>
        </w:r>
        <w:r w:rsidR="00381F84">
          <w:rPr>
            <w:noProof/>
            <w:webHidden/>
          </w:rPr>
          <w:t>95</w:t>
        </w:r>
        <w:r>
          <w:rPr>
            <w:noProof/>
            <w:webHidden/>
          </w:rPr>
          <w:fldChar w:fldCharType="end"/>
        </w:r>
      </w:hyperlink>
    </w:p>
    <w:p w:rsidR="00381F84" w:rsidRDefault="00254B7E">
      <w:pPr>
        <w:pStyle w:val="TOC2"/>
        <w:tabs>
          <w:tab w:val="left" w:pos="880"/>
        </w:tabs>
        <w:rPr>
          <w:rFonts w:asciiTheme="minorHAnsi" w:eastAsiaTheme="minorEastAsia" w:hAnsiTheme="minorHAnsi" w:cstheme="minorBidi"/>
          <w:noProof/>
          <w:sz w:val="22"/>
          <w:szCs w:val="22"/>
          <w:lang w:val="en-IN" w:eastAsia="en-IN"/>
        </w:rPr>
      </w:pPr>
      <w:hyperlink w:anchor="_Toc409781268" w:history="1">
        <w:r w:rsidR="00381F84" w:rsidRPr="005C73D9">
          <w:rPr>
            <w:rStyle w:val="Hyperlink"/>
            <w:rFonts w:ascii="Candara" w:hAnsi="Candara"/>
            <w:noProof/>
            <w:lang w:bidi="te-IN"/>
          </w:rPr>
          <w:t>8.5</w:t>
        </w:r>
        <w:r w:rsidR="00381F84">
          <w:rPr>
            <w:rFonts w:asciiTheme="minorHAnsi" w:eastAsiaTheme="minorEastAsia" w:hAnsiTheme="minorHAnsi" w:cstheme="minorBidi"/>
            <w:noProof/>
            <w:sz w:val="22"/>
            <w:szCs w:val="22"/>
            <w:lang w:val="en-IN" w:eastAsia="en-IN"/>
          </w:rPr>
          <w:tab/>
        </w:r>
        <w:r w:rsidR="00381F84" w:rsidRPr="005C73D9">
          <w:rPr>
            <w:rStyle w:val="Hyperlink"/>
            <w:rFonts w:ascii="Candara" w:hAnsi="Candara"/>
            <w:noProof/>
            <w:lang w:bidi="te-IN"/>
          </w:rPr>
          <w:t>User Manual &amp; Help</w:t>
        </w:r>
        <w:r w:rsidR="00381F84">
          <w:rPr>
            <w:noProof/>
            <w:webHidden/>
          </w:rPr>
          <w:tab/>
        </w:r>
        <w:r>
          <w:rPr>
            <w:noProof/>
            <w:webHidden/>
          </w:rPr>
          <w:fldChar w:fldCharType="begin"/>
        </w:r>
        <w:r w:rsidR="00381F84">
          <w:rPr>
            <w:noProof/>
            <w:webHidden/>
          </w:rPr>
          <w:instrText xml:space="preserve"> PAGEREF _Toc409781268 \h </w:instrText>
        </w:r>
        <w:r>
          <w:rPr>
            <w:noProof/>
            <w:webHidden/>
          </w:rPr>
        </w:r>
        <w:r>
          <w:rPr>
            <w:noProof/>
            <w:webHidden/>
          </w:rPr>
          <w:fldChar w:fldCharType="separate"/>
        </w:r>
        <w:r w:rsidR="00381F84">
          <w:rPr>
            <w:noProof/>
            <w:webHidden/>
          </w:rPr>
          <w:t>95</w:t>
        </w:r>
        <w:r>
          <w:rPr>
            <w:noProof/>
            <w:webHidden/>
          </w:rPr>
          <w:fldChar w:fldCharType="end"/>
        </w:r>
      </w:hyperlink>
    </w:p>
    <w:p w:rsidR="00381F84" w:rsidRDefault="00254B7E">
      <w:pPr>
        <w:pStyle w:val="TOC1"/>
        <w:tabs>
          <w:tab w:val="left" w:pos="400"/>
        </w:tabs>
        <w:rPr>
          <w:rFonts w:asciiTheme="minorHAnsi" w:eastAsiaTheme="minorEastAsia" w:hAnsiTheme="minorHAnsi" w:cstheme="minorBidi"/>
          <w:sz w:val="22"/>
          <w:szCs w:val="22"/>
          <w:lang w:val="en-IN" w:eastAsia="en-IN"/>
        </w:rPr>
      </w:pPr>
      <w:hyperlink w:anchor="_Toc409781269" w:history="1">
        <w:r w:rsidR="00381F84" w:rsidRPr="005C73D9">
          <w:rPr>
            <w:rStyle w:val="Hyperlink"/>
            <w:rFonts w:ascii="Candara" w:hAnsi="Candara"/>
            <w:lang w:val="en-IN" w:bidi="te-IN"/>
          </w:rPr>
          <w:t>9</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Risk</w:t>
        </w:r>
        <w:r w:rsidR="00381F84">
          <w:rPr>
            <w:webHidden/>
          </w:rPr>
          <w:tab/>
        </w:r>
        <w:r>
          <w:rPr>
            <w:webHidden/>
          </w:rPr>
          <w:fldChar w:fldCharType="begin"/>
        </w:r>
        <w:r w:rsidR="00381F84">
          <w:rPr>
            <w:webHidden/>
          </w:rPr>
          <w:instrText xml:space="preserve"> PAGEREF _Toc409781269 \h </w:instrText>
        </w:r>
        <w:r>
          <w:rPr>
            <w:webHidden/>
          </w:rPr>
        </w:r>
        <w:r>
          <w:rPr>
            <w:webHidden/>
          </w:rPr>
          <w:fldChar w:fldCharType="separate"/>
        </w:r>
        <w:r w:rsidR="00381F84">
          <w:rPr>
            <w:webHidden/>
          </w:rPr>
          <w:t>95</w:t>
        </w:r>
        <w:r>
          <w:rPr>
            <w:webHidden/>
          </w:rPr>
          <w:fldChar w:fldCharType="end"/>
        </w:r>
      </w:hyperlink>
    </w:p>
    <w:p w:rsidR="00381F84" w:rsidRDefault="00254B7E">
      <w:pPr>
        <w:pStyle w:val="TOC1"/>
        <w:tabs>
          <w:tab w:val="left" w:pos="660"/>
        </w:tabs>
        <w:rPr>
          <w:rFonts w:asciiTheme="minorHAnsi" w:eastAsiaTheme="minorEastAsia" w:hAnsiTheme="minorHAnsi" w:cstheme="minorBidi"/>
          <w:sz w:val="22"/>
          <w:szCs w:val="22"/>
          <w:lang w:val="en-IN" w:eastAsia="en-IN"/>
        </w:rPr>
      </w:pPr>
      <w:hyperlink w:anchor="_Toc409781270" w:history="1">
        <w:r w:rsidR="00381F84" w:rsidRPr="005C73D9">
          <w:rPr>
            <w:rStyle w:val="Hyperlink"/>
            <w:rFonts w:ascii="Candara" w:hAnsi="Candara"/>
            <w:lang w:bidi="te-IN"/>
          </w:rPr>
          <w:t>10</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Document References</w:t>
        </w:r>
        <w:r w:rsidR="00381F84">
          <w:rPr>
            <w:webHidden/>
          </w:rPr>
          <w:tab/>
        </w:r>
        <w:r>
          <w:rPr>
            <w:webHidden/>
          </w:rPr>
          <w:fldChar w:fldCharType="begin"/>
        </w:r>
        <w:r w:rsidR="00381F84">
          <w:rPr>
            <w:webHidden/>
          </w:rPr>
          <w:instrText xml:space="preserve"> PAGEREF _Toc409781270 \h </w:instrText>
        </w:r>
        <w:r>
          <w:rPr>
            <w:webHidden/>
          </w:rPr>
        </w:r>
        <w:r>
          <w:rPr>
            <w:webHidden/>
          </w:rPr>
          <w:fldChar w:fldCharType="separate"/>
        </w:r>
        <w:r w:rsidR="00381F84">
          <w:rPr>
            <w:webHidden/>
          </w:rPr>
          <w:t>95</w:t>
        </w:r>
        <w:r>
          <w:rPr>
            <w:webHidden/>
          </w:rPr>
          <w:fldChar w:fldCharType="end"/>
        </w:r>
      </w:hyperlink>
    </w:p>
    <w:p w:rsidR="00381F84" w:rsidRDefault="00254B7E">
      <w:pPr>
        <w:pStyle w:val="TOC1"/>
        <w:tabs>
          <w:tab w:val="left" w:pos="400"/>
        </w:tabs>
        <w:rPr>
          <w:rFonts w:asciiTheme="minorHAnsi" w:eastAsiaTheme="minorEastAsia" w:hAnsiTheme="minorHAnsi" w:cstheme="minorBidi"/>
          <w:sz w:val="22"/>
          <w:szCs w:val="22"/>
          <w:lang w:val="en-IN" w:eastAsia="en-IN"/>
        </w:rPr>
      </w:pPr>
      <w:hyperlink w:anchor="_Toc409781271" w:history="1">
        <w:r w:rsidR="00381F84" w:rsidRPr="005C73D9">
          <w:rPr>
            <w:rStyle w:val="Hyperlink"/>
            <w:rFonts w:ascii="Candara" w:hAnsi="Candara"/>
            <w:lang w:bidi="te-IN"/>
          </w:rPr>
          <w:t>11</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Open Issues</w:t>
        </w:r>
        <w:r w:rsidR="00381F84">
          <w:rPr>
            <w:webHidden/>
          </w:rPr>
          <w:tab/>
        </w:r>
        <w:r>
          <w:rPr>
            <w:webHidden/>
          </w:rPr>
          <w:fldChar w:fldCharType="begin"/>
        </w:r>
        <w:r w:rsidR="00381F84">
          <w:rPr>
            <w:webHidden/>
          </w:rPr>
          <w:instrText xml:space="preserve"> PAGEREF _Toc409781271 \h </w:instrText>
        </w:r>
        <w:r>
          <w:rPr>
            <w:webHidden/>
          </w:rPr>
        </w:r>
        <w:r>
          <w:rPr>
            <w:webHidden/>
          </w:rPr>
          <w:fldChar w:fldCharType="separate"/>
        </w:r>
        <w:r w:rsidR="00381F84">
          <w:rPr>
            <w:webHidden/>
          </w:rPr>
          <w:t>95</w:t>
        </w:r>
        <w:r>
          <w:rPr>
            <w:webHidden/>
          </w:rPr>
          <w:fldChar w:fldCharType="end"/>
        </w:r>
      </w:hyperlink>
    </w:p>
    <w:p w:rsidR="00381F84" w:rsidRDefault="00254B7E">
      <w:pPr>
        <w:pStyle w:val="TOC1"/>
        <w:tabs>
          <w:tab w:val="left" w:pos="660"/>
        </w:tabs>
        <w:rPr>
          <w:rFonts w:asciiTheme="minorHAnsi" w:eastAsiaTheme="minorEastAsia" w:hAnsiTheme="minorHAnsi" w:cstheme="minorBidi"/>
          <w:sz w:val="22"/>
          <w:szCs w:val="22"/>
          <w:lang w:val="en-IN" w:eastAsia="en-IN"/>
        </w:rPr>
      </w:pPr>
      <w:hyperlink w:anchor="_Toc409781272" w:history="1">
        <w:r w:rsidR="00381F84" w:rsidRPr="005C73D9">
          <w:rPr>
            <w:rStyle w:val="Hyperlink"/>
            <w:rFonts w:ascii="Candara" w:hAnsi="Candara"/>
            <w:lang w:bidi="te-IN"/>
          </w:rPr>
          <w:t>12</w:t>
        </w:r>
        <w:r w:rsidR="00381F84">
          <w:rPr>
            <w:rFonts w:asciiTheme="minorHAnsi" w:eastAsiaTheme="minorEastAsia" w:hAnsiTheme="minorHAnsi" w:cstheme="minorBidi"/>
            <w:sz w:val="22"/>
            <w:szCs w:val="22"/>
            <w:lang w:val="en-IN" w:eastAsia="en-IN"/>
          </w:rPr>
          <w:tab/>
        </w:r>
        <w:r w:rsidR="00381F84" w:rsidRPr="005C73D9">
          <w:rPr>
            <w:rStyle w:val="Hyperlink"/>
            <w:rFonts w:ascii="Candara" w:hAnsi="Candara"/>
            <w:lang w:bidi="te-IN"/>
          </w:rPr>
          <w:t>Review and Sign Off</w:t>
        </w:r>
        <w:r w:rsidR="00381F84">
          <w:rPr>
            <w:webHidden/>
          </w:rPr>
          <w:tab/>
        </w:r>
        <w:r>
          <w:rPr>
            <w:webHidden/>
          </w:rPr>
          <w:fldChar w:fldCharType="begin"/>
        </w:r>
        <w:r w:rsidR="00381F84">
          <w:rPr>
            <w:webHidden/>
          </w:rPr>
          <w:instrText xml:space="preserve"> PAGEREF _Toc409781272 \h </w:instrText>
        </w:r>
        <w:r>
          <w:rPr>
            <w:webHidden/>
          </w:rPr>
        </w:r>
        <w:r>
          <w:rPr>
            <w:webHidden/>
          </w:rPr>
          <w:fldChar w:fldCharType="separate"/>
        </w:r>
        <w:r w:rsidR="00381F84">
          <w:rPr>
            <w:webHidden/>
          </w:rPr>
          <w:t>95</w:t>
        </w:r>
        <w:r>
          <w:rPr>
            <w:webHidden/>
          </w:rPr>
          <w:fldChar w:fldCharType="end"/>
        </w:r>
      </w:hyperlink>
    </w:p>
    <w:p w:rsidR="007C2668" w:rsidRPr="003E2C3B" w:rsidRDefault="00254B7E">
      <w:pPr>
        <w:rPr>
          <w:rFonts w:ascii="Candara" w:hAnsi="Candara"/>
        </w:rPr>
      </w:pPr>
      <w:r w:rsidRPr="00E77C44">
        <w:rPr>
          <w:rFonts w:ascii="Candara" w:hAnsi="Candara"/>
        </w:rPr>
        <w:fldChar w:fldCharType="end"/>
      </w:r>
    </w:p>
    <w:p w:rsidR="007C2668" w:rsidRPr="003E2C3B" w:rsidRDefault="007C2668" w:rsidP="00AA47F2">
      <w:pPr>
        <w:pStyle w:val="Titlechklst"/>
        <w:rPr>
          <w:rFonts w:ascii="Candara" w:hAnsi="Candara"/>
          <w:caps w:val="0"/>
          <w:sz w:val="40"/>
        </w:rPr>
      </w:pPr>
    </w:p>
    <w:p w:rsidR="001D427A" w:rsidRPr="003E2C3B" w:rsidRDefault="001D427A" w:rsidP="00AA47F2">
      <w:pPr>
        <w:pStyle w:val="Titlechklst"/>
        <w:rPr>
          <w:rFonts w:ascii="Candara" w:hAnsi="Candara"/>
          <w:caps w:val="0"/>
          <w:sz w:val="40"/>
        </w:rPr>
      </w:pPr>
    </w:p>
    <w:p w:rsidR="000C16A5" w:rsidRPr="003E2C3B" w:rsidRDefault="000C16A5" w:rsidP="00AA47F2">
      <w:pPr>
        <w:pStyle w:val="Titlechklst"/>
        <w:rPr>
          <w:rFonts w:ascii="Candara" w:hAnsi="Candara"/>
          <w:caps w:val="0"/>
          <w:sz w:val="40"/>
        </w:rPr>
      </w:pPr>
    </w:p>
    <w:p w:rsidR="001D427A" w:rsidRPr="003E2C3B" w:rsidRDefault="001D427A" w:rsidP="00AA47F2">
      <w:pPr>
        <w:pStyle w:val="Titlechklst"/>
        <w:rPr>
          <w:rFonts w:ascii="Candara" w:hAnsi="Candara"/>
          <w:caps w:val="0"/>
          <w:sz w:val="40"/>
        </w:rPr>
      </w:pPr>
    </w:p>
    <w:p w:rsidR="00AA47F2" w:rsidRPr="003E2C3B" w:rsidRDefault="00AA47F2" w:rsidP="007E66DA">
      <w:pPr>
        <w:pStyle w:val="HEAD5"/>
        <w:jc w:val="center"/>
        <w:rPr>
          <w:rFonts w:ascii="Candara" w:hAnsi="Candara"/>
          <w:sz w:val="28"/>
          <w:szCs w:val="28"/>
        </w:rPr>
      </w:pPr>
      <w:r w:rsidRPr="003E2C3B">
        <w:rPr>
          <w:rFonts w:ascii="Candara" w:hAnsi="Candara"/>
          <w:sz w:val="28"/>
          <w:szCs w:val="28"/>
        </w:rPr>
        <w:t>Document Revision History</w:t>
      </w:r>
    </w:p>
    <w:p w:rsidR="00AA47F2" w:rsidRPr="003E2C3B" w:rsidRDefault="00AA47F2" w:rsidP="00AA47F2">
      <w:pPr>
        <w:pStyle w:val="HEAD5"/>
        <w:rPr>
          <w:rFonts w:ascii="Candara" w:hAnsi="Candara"/>
          <w:sz w:val="28"/>
          <w:szCs w:val="28"/>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8"/>
        <w:gridCol w:w="1620"/>
        <w:gridCol w:w="990"/>
        <w:gridCol w:w="1193"/>
        <w:gridCol w:w="2977"/>
        <w:gridCol w:w="2940"/>
      </w:tblGrid>
      <w:tr w:rsidR="006505D6" w:rsidRPr="003E2C3B" w:rsidTr="00C730B6">
        <w:trPr>
          <w:trHeight w:val="368"/>
        </w:trPr>
        <w:tc>
          <w:tcPr>
            <w:tcW w:w="558" w:type="dxa"/>
            <w:shd w:val="pct25" w:color="auto" w:fill="FFFFFF"/>
          </w:tcPr>
          <w:p w:rsidR="006D7120" w:rsidRPr="003E2C3B" w:rsidRDefault="006D7120" w:rsidP="00073099">
            <w:pPr>
              <w:pStyle w:val="Header"/>
              <w:tabs>
                <w:tab w:val="clear" w:pos="4320"/>
                <w:tab w:val="clear" w:pos="8640"/>
              </w:tabs>
              <w:jc w:val="center"/>
              <w:rPr>
                <w:rFonts w:ascii="Candara" w:hAnsi="Candara" w:cs="Times New Roman"/>
                <w:b/>
                <w:sz w:val="20"/>
                <w:lang w:bidi="ar-SA"/>
              </w:rPr>
            </w:pPr>
            <w:r w:rsidRPr="003E2C3B">
              <w:rPr>
                <w:rFonts w:ascii="Candara" w:hAnsi="Candara" w:cs="Times New Roman"/>
                <w:b/>
                <w:sz w:val="20"/>
                <w:lang w:bidi="ar-SA"/>
              </w:rPr>
              <w:t>Ver #</w:t>
            </w:r>
          </w:p>
        </w:tc>
        <w:tc>
          <w:tcPr>
            <w:tcW w:w="1620" w:type="dxa"/>
            <w:shd w:val="pct25" w:color="auto" w:fill="FFFFFF"/>
          </w:tcPr>
          <w:p w:rsidR="006D7120" w:rsidRPr="003E2C3B" w:rsidRDefault="006D7120" w:rsidP="00073099">
            <w:pPr>
              <w:pStyle w:val="Header"/>
              <w:tabs>
                <w:tab w:val="clear" w:pos="4320"/>
                <w:tab w:val="clear" w:pos="8640"/>
              </w:tabs>
              <w:jc w:val="center"/>
              <w:rPr>
                <w:rFonts w:ascii="Candara" w:hAnsi="Candara" w:cs="Times New Roman"/>
                <w:b/>
                <w:sz w:val="20"/>
                <w:lang w:bidi="ar-SA"/>
              </w:rPr>
            </w:pPr>
            <w:r w:rsidRPr="003E2C3B">
              <w:rPr>
                <w:rFonts w:ascii="Candara" w:hAnsi="Candara" w:cs="Times New Roman"/>
                <w:b/>
                <w:sz w:val="20"/>
                <w:lang w:bidi="ar-SA"/>
              </w:rPr>
              <w:t>Date</w:t>
            </w:r>
          </w:p>
        </w:tc>
        <w:tc>
          <w:tcPr>
            <w:tcW w:w="990" w:type="dxa"/>
            <w:shd w:val="pct25" w:color="auto" w:fill="FFFFFF"/>
          </w:tcPr>
          <w:p w:rsidR="006D7120" w:rsidRPr="003E2C3B" w:rsidRDefault="006D7120" w:rsidP="00073099">
            <w:pPr>
              <w:pStyle w:val="Header"/>
              <w:tabs>
                <w:tab w:val="clear" w:pos="4320"/>
                <w:tab w:val="clear" w:pos="8640"/>
              </w:tabs>
              <w:jc w:val="center"/>
              <w:rPr>
                <w:rFonts w:ascii="Candara" w:hAnsi="Candara" w:cs="Times New Roman"/>
                <w:b/>
                <w:sz w:val="20"/>
                <w:lang w:bidi="ar-SA"/>
              </w:rPr>
            </w:pPr>
            <w:r w:rsidRPr="003E2C3B">
              <w:rPr>
                <w:rFonts w:ascii="Candara" w:hAnsi="Candara" w:cs="Times New Roman"/>
                <w:b/>
                <w:sz w:val="20"/>
                <w:lang w:bidi="ar-SA"/>
              </w:rPr>
              <w:t>Author</w:t>
            </w:r>
          </w:p>
        </w:tc>
        <w:tc>
          <w:tcPr>
            <w:tcW w:w="1193" w:type="dxa"/>
            <w:shd w:val="pct25" w:color="auto" w:fill="FFFFFF"/>
          </w:tcPr>
          <w:p w:rsidR="006D7120" w:rsidRPr="003E2C3B" w:rsidRDefault="006D7120" w:rsidP="00073099">
            <w:pPr>
              <w:pStyle w:val="Header"/>
              <w:tabs>
                <w:tab w:val="clear" w:pos="4320"/>
                <w:tab w:val="clear" w:pos="8640"/>
              </w:tabs>
              <w:jc w:val="center"/>
              <w:rPr>
                <w:rFonts w:ascii="Candara" w:hAnsi="Candara" w:cs="Times New Roman"/>
                <w:b/>
                <w:sz w:val="20"/>
                <w:lang w:bidi="ar-SA"/>
              </w:rPr>
            </w:pPr>
            <w:r w:rsidRPr="003E2C3B">
              <w:rPr>
                <w:rFonts w:ascii="Candara" w:hAnsi="Candara" w:cs="Times New Roman"/>
                <w:b/>
                <w:sz w:val="20"/>
                <w:lang w:bidi="ar-SA"/>
              </w:rPr>
              <w:t>Reviewer</w:t>
            </w:r>
          </w:p>
        </w:tc>
        <w:tc>
          <w:tcPr>
            <w:tcW w:w="2977" w:type="dxa"/>
            <w:shd w:val="pct25" w:color="auto" w:fill="FFFFFF"/>
          </w:tcPr>
          <w:p w:rsidR="006D7120" w:rsidRPr="003E2C3B" w:rsidRDefault="006D7120" w:rsidP="00073099">
            <w:pPr>
              <w:pStyle w:val="Header"/>
              <w:tabs>
                <w:tab w:val="clear" w:pos="4320"/>
                <w:tab w:val="clear" w:pos="8640"/>
              </w:tabs>
              <w:jc w:val="center"/>
              <w:rPr>
                <w:rFonts w:ascii="Candara" w:hAnsi="Candara" w:cs="Times New Roman"/>
                <w:b/>
                <w:sz w:val="20"/>
                <w:lang w:bidi="ar-SA"/>
              </w:rPr>
            </w:pPr>
            <w:r w:rsidRPr="003E2C3B">
              <w:rPr>
                <w:rFonts w:ascii="Candara" w:hAnsi="Candara" w:cs="Times New Roman"/>
                <w:b/>
                <w:sz w:val="20"/>
                <w:lang w:bidi="ar-SA"/>
              </w:rPr>
              <w:t>Description of Changes</w:t>
            </w:r>
          </w:p>
        </w:tc>
        <w:tc>
          <w:tcPr>
            <w:tcW w:w="2940" w:type="dxa"/>
            <w:shd w:val="pct25" w:color="auto" w:fill="FFFFFF"/>
          </w:tcPr>
          <w:p w:rsidR="006D7120" w:rsidRPr="003E2C3B" w:rsidRDefault="006D7120" w:rsidP="00073099">
            <w:pPr>
              <w:pStyle w:val="Header"/>
              <w:tabs>
                <w:tab w:val="clear" w:pos="4320"/>
                <w:tab w:val="clear" w:pos="8640"/>
              </w:tabs>
              <w:jc w:val="center"/>
              <w:rPr>
                <w:rFonts w:ascii="Candara" w:hAnsi="Candara" w:cs="Times New Roman"/>
                <w:b/>
                <w:sz w:val="20"/>
                <w:lang w:bidi="ar-SA"/>
              </w:rPr>
            </w:pPr>
            <w:r w:rsidRPr="003E2C3B">
              <w:rPr>
                <w:rFonts w:ascii="Candara" w:hAnsi="Candara" w:cs="Times New Roman"/>
                <w:b/>
                <w:sz w:val="20"/>
                <w:lang w:bidi="ar-SA"/>
              </w:rPr>
              <w:t>Comments</w:t>
            </w:r>
          </w:p>
        </w:tc>
      </w:tr>
      <w:tr w:rsidR="006505D6" w:rsidRPr="003E2C3B" w:rsidTr="00C730B6">
        <w:trPr>
          <w:trHeight w:val="377"/>
        </w:trPr>
        <w:tc>
          <w:tcPr>
            <w:tcW w:w="558" w:type="dxa"/>
          </w:tcPr>
          <w:p w:rsidR="006D7120" w:rsidRPr="00E57825" w:rsidRDefault="006D7120" w:rsidP="00FB6701">
            <w:pPr>
              <w:pStyle w:val="ListParagraph"/>
              <w:numPr>
                <w:ilvl w:val="0"/>
                <w:numId w:val="36"/>
              </w:numPr>
              <w:tabs>
                <w:tab w:val="left" w:pos="0"/>
              </w:tabs>
              <w:jc w:val="center"/>
              <w:rPr>
                <w:rFonts w:ascii="Candara" w:hAnsi="Candara"/>
              </w:rPr>
            </w:pPr>
          </w:p>
        </w:tc>
        <w:tc>
          <w:tcPr>
            <w:tcW w:w="1620" w:type="dxa"/>
          </w:tcPr>
          <w:p w:rsidR="006D7120" w:rsidRPr="003E2C3B" w:rsidRDefault="00A54E2D" w:rsidP="00A54E2D">
            <w:pPr>
              <w:ind w:right="-108"/>
              <w:rPr>
                <w:rFonts w:ascii="Candara" w:hAnsi="Candara"/>
              </w:rPr>
            </w:pPr>
            <w:r>
              <w:rPr>
                <w:rFonts w:ascii="Candara" w:hAnsi="Candara"/>
              </w:rPr>
              <w:t>26</w:t>
            </w:r>
            <w:r w:rsidR="006D7120" w:rsidRPr="003E2C3B">
              <w:rPr>
                <w:rFonts w:ascii="Candara" w:hAnsi="Candara"/>
                <w:vertAlign w:val="superscript"/>
              </w:rPr>
              <w:t>th</w:t>
            </w:r>
            <w:r>
              <w:rPr>
                <w:rFonts w:ascii="Candara" w:hAnsi="Candara"/>
              </w:rPr>
              <w:t>Aug</w:t>
            </w:r>
            <w:r w:rsidR="006D7120" w:rsidRPr="003E2C3B">
              <w:rPr>
                <w:rFonts w:ascii="Candara" w:hAnsi="Candara"/>
              </w:rPr>
              <w:t xml:space="preserve"> 2013</w:t>
            </w:r>
          </w:p>
        </w:tc>
        <w:tc>
          <w:tcPr>
            <w:tcW w:w="990" w:type="dxa"/>
          </w:tcPr>
          <w:p w:rsidR="006D7120" w:rsidRPr="003E2C3B" w:rsidRDefault="00686FA7" w:rsidP="00073099">
            <w:pPr>
              <w:rPr>
                <w:rFonts w:ascii="Candara" w:hAnsi="Candara"/>
              </w:rPr>
            </w:pPr>
            <w:r w:rsidRPr="003E2C3B">
              <w:rPr>
                <w:rFonts w:ascii="Candara" w:hAnsi="Candara"/>
              </w:rPr>
              <w:t>GVKBIO</w:t>
            </w:r>
          </w:p>
        </w:tc>
        <w:tc>
          <w:tcPr>
            <w:tcW w:w="1193" w:type="dxa"/>
          </w:tcPr>
          <w:p w:rsidR="006D7120" w:rsidRPr="003E2C3B" w:rsidRDefault="00A54E2D" w:rsidP="00073099">
            <w:pPr>
              <w:jc w:val="center"/>
              <w:rPr>
                <w:rFonts w:ascii="Candara" w:hAnsi="Candara"/>
              </w:rPr>
            </w:pPr>
            <w:r>
              <w:rPr>
                <w:rFonts w:ascii="Candara" w:hAnsi="Candara"/>
              </w:rPr>
              <w:t>Group Review</w:t>
            </w:r>
          </w:p>
        </w:tc>
        <w:tc>
          <w:tcPr>
            <w:tcW w:w="2977" w:type="dxa"/>
          </w:tcPr>
          <w:p w:rsidR="006D7120" w:rsidRPr="003E2C3B" w:rsidRDefault="006D7120" w:rsidP="00073099">
            <w:pPr>
              <w:jc w:val="center"/>
              <w:rPr>
                <w:rFonts w:ascii="Candara" w:hAnsi="Candara"/>
              </w:rPr>
            </w:pPr>
          </w:p>
        </w:tc>
        <w:tc>
          <w:tcPr>
            <w:tcW w:w="2940" w:type="dxa"/>
          </w:tcPr>
          <w:p w:rsidR="006D7120" w:rsidRPr="003E2C3B" w:rsidRDefault="006D7120" w:rsidP="00073099">
            <w:pPr>
              <w:jc w:val="center"/>
              <w:rPr>
                <w:rFonts w:ascii="Candara" w:hAnsi="Candara"/>
              </w:rPr>
            </w:pPr>
            <w:r w:rsidRPr="003E2C3B">
              <w:rPr>
                <w:rFonts w:ascii="Candara" w:hAnsi="Candara"/>
              </w:rPr>
              <w:t>Initial Draft</w:t>
            </w:r>
          </w:p>
        </w:tc>
      </w:tr>
      <w:tr w:rsidR="006505D6" w:rsidRPr="003E2C3B" w:rsidTr="00C730B6">
        <w:trPr>
          <w:trHeight w:val="377"/>
        </w:trPr>
        <w:tc>
          <w:tcPr>
            <w:tcW w:w="558" w:type="dxa"/>
          </w:tcPr>
          <w:p w:rsidR="006D7120" w:rsidRPr="00E57825" w:rsidRDefault="006D7120" w:rsidP="00FB6701">
            <w:pPr>
              <w:pStyle w:val="ListParagraph"/>
              <w:numPr>
                <w:ilvl w:val="0"/>
                <w:numId w:val="36"/>
              </w:numPr>
              <w:rPr>
                <w:rFonts w:ascii="Candara" w:hAnsi="Candara"/>
              </w:rPr>
            </w:pPr>
          </w:p>
        </w:tc>
        <w:tc>
          <w:tcPr>
            <w:tcW w:w="1620" w:type="dxa"/>
          </w:tcPr>
          <w:p w:rsidR="006D7120" w:rsidRPr="003E2C3B" w:rsidRDefault="00A54E2D" w:rsidP="00073099">
            <w:pPr>
              <w:ind w:right="-108"/>
              <w:rPr>
                <w:rFonts w:ascii="Candara" w:hAnsi="Candara"/>
              </w:rPr>
            </w:pPr>
            <w:r>
              <w:rPr>
                <w:rFonts w:ascii="Candara" w:hAnsi="Candara"/>
              </w:rPr>
              <w:t>06</w:t>
            </w:r>
            <w:r w:rsidRPr="00A54E2D">
              <w:rPr>
                <w:rFonts w:ascii="Candara" w:hAnsi="Candara"/>
                <w:vertAlign w:val="superscript"/>
              </w:rPr>
              <w:t>th</w:t>
            </w:r>
            <w:r>
              <w:rPr>
                <w:rFonts w:ascii="Candara" w:hAnsi="Candara"/>
              </w:rPr>
              <w:t xml:space="preserve"> Sep  2013</w:t>
            </w:r>
          </w:p>
        </w:tc>
        <w:tc>
          <w:tcPr>
            <w:tcW w:w="990" w:type="dxa"/>
          </w:tcPr>
          <w:p w:rsidR="006D7120" w:rsidRPr="003E2C3B" w:rsidRDefault="00E57825" w:rsidP="00073099">
            <w:pPr>
              <w:rPr>
                <w:rFonts w:ascii="Candara" w:hAnsi="Candara"/>
              </w:rPr>
            </w:pPr>
            <w:r>
              <w:rPr>
                <w:rFonts w:ascii="Candara" w:hAnsi="Candara"/>
              </w:rPr>
              <w:t>GVKBIO</w:t>
            </w:r>
          </w:p>
        </w:tc>
        <w:tc>
          <w:tcPr>
            <w:tcW w:w="1193" w:type="dxa"/>
          </w:tcPr>
          <w:p w:rsidR="006D7120" w:rsidRPr="003E2C3B" w:rsidRDefault="006D7120" w:rsidP="00073099">
            <w:pPr>
              <w:rPr>
                <w:rFonts w:ascii="Candara" w:hAnsi="Candara"/>
              </w:rPr>
            </w:pPr>
          </w:p>
        </w:tc>
        <w:tc>
          <w:tcPr>
            <w:tcW w:w="2977" w:type="dxa"/>
          </w:tcPr>
          <w:p w:rsidR="006D7120" w:rsidRPr="003E2C3B" w:rsidRDefault="00E57825" w:rsidP="005F5EAD">
            <w:pPr>
              <w:ind w:left="-108"/>
              <w:rPr>
                <w:rFonts w:ascii="Candara" w:hAnsi="Candara"/>
              </w:rPr>
            </w:pPr>
            <w:r>
              <w:rPr>
                <w:rFonts w:ascii="Candara" w:hAnsi="Candara"/>
              </w:rPr>
              <w:t>Removed “Tracking Versions of the data” since this functionality is not in the scope of application development</w:t>
            </w:r>
          </w:p>
        </w:tc>
        <w:tc>
          <w:tcPr>
            <w:tcW w:w="2940" w:type="dxa"/>
          </w:tcPr>
          <w:p w:rsidR="006D7120" w:rsidRPr="003E2C3B" w:rsidRDefault="00E57825" w:rsidP="00E57825">
            <w:pPr>
              <w:ind w:right="-108"/>
              <w:rPr>
                <w:rFonts w:ascii="Candara" w:hAnsi="Candara"/>
              </w:rPr>
            </w:pPr>
            <w:r>
              <w:rPr>
                <w:rFonts w:ascii="Candara" w:hAnsi="Candara"/>
              </w:rPr>
              <w:t>Section 1.1- Overview</w:t>
            </w:r>
          </w:p>
        </w:tc>
      </w:tr>
    </w:tbl>
    <w:p w:rsidR="00AA47F2" w:rsidRPr="003E2C3B" w:rsidRDefault="00AA47F2" w:rsidP="00AA47F2">
      <w:pPr>
        <w:rPr>
          <w:rFonts w:ascii="Candara" w:hAnsi="Candara"/>
        </w:rPr>
      </w:pPr>
    </w:p>
    <w:p w:rsidR="00AA47F2" w:rsidRPr="003E2C3B" w:rsidRDefault="00AA47F2" w:rsidP="00AA47F2">
      <w:pPr>
        <w:tabs>
          <w:tab w:val="left" w:pos="-720"/>
        </w:tabs>
        <w:rPr>
          <w:rFonts w:ascii="Candara" w:hAnsi="Candara"/>
        </w:rPr>
      </w:pPr>
    </w:p>
    <w:p w:rsidR="0033795C" w:rsidRPr="003E2C3B" w:rsidRDefault="0033795C" w:rsidP="00AA47F2">
      <w:pPr>
        <w:tabs>
          <w:tab w:val="left" w:pos="-720"/>
        </w:tabs>
        <w:rPr>
          <w:rFonts w:ascii="Candara" w:hAnsi="Candara"/>
        </w:rPr>
      </w:pPr>
    </w:p>
    <w:p w:rsidR="0033795C" w:rsidRPr="003E2C3B" w:rsidRDefault="0033795C" w:rsidP="00AA47F2">
      <w:pPr>
        <w:tabs>
          <w:tab w:val="left" w:pos="-720"/>
        </w:tabs>
        <w:rPr>
          <w:rFonts w:ascii="Candara" w:hAnsi="Candara"/>
        </w:rPr>
      </w:pPr>
    </w:p>
    <w:p w:rsidR="0033795C" w:rsidRPr="003E2C3B" w:rsidRDefault="0033795C" w:rsidP="00AA47F2">
      <w:pPr>
        <w:tabs>
          <w:tab w:val="left" w:pos="-720"/>
        </w:tabs>
        <w:rPr>
          <w:rFonts w:ascii="Candara" w:hAnsi="Candara"/>
        </w:rPr>
      </w:pPr>
    </w:p>
    <w:p w:rsidR="00890B3B" w:rsidRPr="003E2C3B" w:rsidRDefault="00890B3B" w:rsidP="00AA47F2">
      <w:pPr>
        <w:tabs>
          <w:tab w:val="left" w:pos="-720"/>
        </w:tabs>
        <w:rPr>
          <w:rFonts w:ascii="Candara" w:hAnsi="Candara"/>
        </w:rPr>
      </w:pPr>
    </w:p>
    <w:p w:rsidR="00890B3B" w:rsidRPr="003E2C3B" w:rsidRDefault="00890B3B" w:rsidP="00AA47F2">
      <w:pPr>
        <w:tabs>
          <w:tab w:val="left" w:pos="-720"/>
        </w:tabs>
        <w:rPr>
          <w:rFonts w:ascii="Candara" w:hAnsi="Candara"/>
        </w:rPr>
      </w:pPr>
    </w:p>
    <w:p w:rsidR="00890B3B" w:rsidRPr="003E2C3B" w:rsidRDefault="00890B3B" w:rsidP="00AA47F2">
      <w:pPr>
        <w:tabs>
          <w:tab w:val="left" w:pos="-720"/>
        </w:tabs>
        <w:rPr>
          <w:rFonts w:ascii="Candara" w:hAnsi="Candara"/>
        </w:rPr>
      </w:pPr>
    </w:p>
    <w:p w:rsidR="00890B3B" w:rsidRPr="003E2C3B" w:rsidRDefault="00890B3B" w:rsidP="00AA47F2">
      <w:pPr>
        <w:tabs>
          <w:tab w:val="left" w:pos="-720"/>
        </w:tabs>
        <w:rPr>
          <w:rFonts w:ascii="Candara" w:hAnsi="Candara"/>
        </w:rPr>
      </w:pPr>
    </w:p>
    <w:p w:rsidR="00890B3B" w:rsidRPr="003E2C3B" w:rsidRDefault="00890B3B" w:rsidP="00AA47F2">
      <w:pPr>
        <w:tabs>
          <w:tab w:val="left" w:pos="-720"/>
        </w:tabs>
        <w:rPr>
          <w:rFonts w:ascii="Candara" w:hAnsi="Candara"/>
        </w:rPr>
      </w:pPr>
    </w:p>
    <w:p w:rsidR="00AA47F2" w:rsidRPr="003E2C3B" w:rsidRDefault="0084134C" w:rsidP="005871CB">
      <w:pPr>
        <w:rPr>
          <w:rFonts w:ascii="Candara" w:hAnsi="Candara"/>
        </w:rPr>
      </w:pPr>
      <w:r w:rsidRPr="003E2C3B">
        <w:rPr>
          <w:rFonts w:ascii="Candara" w:hAnsi="Candara"/>
        </w:rPr>
        <w:br w:type="page"/>
      </w:r>
      <w:r w:rsidR="00AA47F2" w:rsidRPr="003E2C3B">
        <w:rPr>
          <w:rFonts w:ascii="Candara" w:hAnsi="Candara"/>
        </w:rPr>
        <w:t>REQUIREMENTS SPECIFICATIONS</w:t>
      </w:r>
    </w:p>
    <w:p w:rsidR="00AA47F2" w:rsidRPr="003E2C3B" w:rsidRDefault="00AA47F2" w:rsidP="00AA47F2">
      <w:pPr>
        <w:pStyle w:val="Heading1"/>
        <w:tabs>
          <w:tab w:val="left" w:pos="720"/>
        </w:tabs>
        <w:rPr>
          <w:rFonts w:ascii="Candara" w:eastAsia="MS Mincho" w:hAnsi="Candara" w:cs="Arial"/>
          <w:bCs/>
          <w:sz w:val="20"/>
          <w:szCs w:val="20"/>
          <w:lang w:eastAsia="ja-JP"/>
        </w:rPr>
      </w:pPr>
      <w:bookmarkStart w:id="12" w:name="_Toc351126704"/>
      <w:bookmarkStart w:id="13" w:name="_Toc365151347"/>
      <w:bookmarkStart w:id="14" w:name="_Toc409781181"/>
      <w:r w:rsidRPr="003E2C3B">
        <w:rPr>
          <w:rFonts w:ascii="Candara" w:hAnsi="Candara"/>
        </w:rPr>
        <w:t>Introduction</w:t>
      </w:r>
      <w:bookmarkEnd w:id="12"/>
      <w:bookmarkEnd w:id="13"/>
      <w:bookmarkEnd w:id="14"/>
    </w:p>
    <w:p w:rsidR="00AA47F2" w:rsidRPr="003E2C3B" w:rsidRDefault="00AA47F2" w:rsidP="0003564C">
      <w:pPr>
        <w:pStyle w:val="Heading2"/>
        <w:tabs>
          <w:tab w:val="clear" w:pos="756"/>
        </w:tabs>
        <w:ind w:left="0" w:firstLine="0"/>
        <w:rPr>
          <w:rFonts w:ascii="Candara" w:hAnsi="Candara"/>
        </w:rPr>
      </w:pPr>
      <w:bookmarkStart w:id="15" w:name="_Toc351126705"/>
      <w:bookmarkStart w:id="16" w:name="_Toc365151348"/>
      <w:bookmarkStart w:id="17" w:name="_Toc409781182"/>
      <w:r w:rsidRPr="003E2C3B">
        <w:rPr>
          <w:rFonts w:ascii="Candara" w:hAnsi="Candara"/>
        </w:rPr>
        <w:t>Overview</w:t>
      </w:r>
      <w:bookmarkEnd w:id="15"/>
      <w:bookmarkEnd w:id="16"/>
      <w:bookmarkEnd w:id="17"/>
    </w:p>
    <w:p w:rsidR="0003564C" w:rsidRPr="003E2C3B" w:rsidRDefault="0003564C" w:rsidP="0003564C">
      <w:pPr>
        <w:autoSpaceDE w:val="0"/>
        <w:autoSpaceDN w:val="0"/>
        <w:adjustRightInd w:val="0"/>
        <w:spacing w:after="0" w:line="360" w:lineRule="auto"/>
        <w:ind w:left="709" w:firstLine="11"/>
        <w:jc w:val="both"/>
        <w:rPr>
          <w:rFonts w:ascii="Candara" w:hAnsi="Candara"/>
          <w:i/>
        </w:rPr>
      </w:pPr>
      <w:r w:rsidRPr="003E2C3B">
        <w:rPr>
          <w:rFonts w:ascii="Candara" w:hAnsi="Candara"/>
          <w:i/>
        </w:rPr>
        <w:t>As there is h</w:t>
      </w:r>
      <w:r w:rsidR="006E47B7" w:rsidRPr="003E2C3B">
        <w:rPr>
          <w:rFonts w:ascii="Candara" w:hAnsi="Candara"/>
          <w:i/>
        </w:rPr>
        <w:t>igh attrition rate, high dev</w:t>
      </w:r>
      <w:r w:rsidRPr="003E2C3B">
        <w:rPr>
          <w:rFonts w:ascii="Candara" w:hAnsi="Candara"/>
          <w:i/>
        </w:rPr>
        <w:t>elopment costs and time involve in the process of drug discovery, there is a need to have efficient drug discovery process. In order to achieve the effective drug development there should be a</w:t>
      </w:r>
      <w:r w:rsidR="006E47B7" w:rsidRPr="003E2C3B">
        <w:rPr>
          <w:rFonts w:ascii="Candara" w:hAnsi="Candara"/>
          <w:i/>
        </w:rPr>
        <w:t xml:space="preserve">bility to </w:t>
      </w:r>
      <w:r w:rsidRPr="003E2C3B">
        <w:rPr>
          <w:rFonts w:ascii="Candara" w:hAnsi="Candara"/>
          <w:i/>
        </w:rPr>
        <w:t xml:space="preserve">access the data </w:t>
      </w:r>
    </w:p>
    <w:p w:rsidR="0003564C" w:rsidRPr="003E2C3B" w:rsidRDefault="0003564C" w:rsidP="00C71DFC">
      <w:pPr>
        <w:numPr>
          <w:ilvl w:val="0"/>
          <w:numId w:val="17"/>
        </w:numPr>
        <w:autoSpaceDE w:val="0"/>
        <w:autoSpaceDN w:val="0"/>
        <w:adjustRightInd w:val="0"/>
        <w:spacing w:after="0" w:line="360" w:lineRule="auto"/>
        <w:ind w:left="1418"/>
        <w:jc w:val="both"/>
        <w:rPr>
          <w:rFonts w:ascii="Candara" w:hAnsi="Candara"/>
          <w:i/>
        </w:rPr>
      </w:pPr>
      <w:r w:rsidRPr="003E2C3B">
        <w:rPr>
          <w:rFonts w:ascii="Candara" w:hAnsi="Candara"/>
          <w:i/>
        </w:rPr>
        <w:t>Quickly</w:t>
      </w:r>
    </w:p>
    <w:p w:rsidR="0003564C" w:rsidRPr="003E2C3B" w:rsidRDefault="0003564C" w:rsidP="00C71DFC">
      <w:pPr>
        <w:numPr>
          <w:ilvl w:val="0"/>
          <w:numId w:val="17"/>
        </w:numPr>
        <w:autoSpaceDE w:val="0"/>
        <w:autoSpaceDN w:val="0"/>
        <w:adjustRightInd w:val="0"/>
        <w:spacing w:after="0" w:line="360" w:lineRule="auto"/>
        <w:ind w:left="1418"/>
        <w:jc w:val="both"/>
        <w:rPr>
          <w:rFonts w:ascii="Candara" w:hAnsi="Candara"/>
          <w:i/>
        </w:rPr>
      </w:pPr>
      <w:r w:rsidRPr="003E2C3B">
        <w:rPr>
          <w:rFonts w:ascii="Candara" w:hAnsi="Candara"/>
          <w:i/>
        </w:rPr>
        <w:t>S</w:t>
      </w:r>
      <w:r w:rsidR="006E47B7" w:rsidRPr="003E2C3B">
        <w:rPr>
          <w:rFonts w:ascii="Candara" w:hAnsi="Candara"/>
          <w:i/>
        </w:rPr>
        <w:t>ecurely</w:t>
      </w:r>
    </w:p>
    <w:p w:rsidR="0003564C" w:rsidRPr="003E2C3B" w:rsidRDefault="0003564C" w:rsidP="00C71DFC">
      <w:pPr>
        <w:numPr>
          <w:ilvl w:val="0"/>
          <w:numId w:val="17"/>
        </w:numPr>
        <w:autoSpaceDE w:val="0"/>
        <w:autoSpaceDN w:val="0"/>
        <w:adjustRightInd w:val="0"/>
        <w:spacing w:after="0" w:line="360" w:lineRule="auto"/>
        <w:ind w:left="1418"/>
        <w:jc w:val="both"/>
        <w:rPr>
          <w:rFonts w:ascii="Candara" w:hAnsi="Candara"/>
          <w:i/>
        </w:rPr>
      </w:pPr>
      <w:r w:rsidRPr="003E2C3B">
        <w:rPr>
          <w:rFonts w:ascii="Candara" w:hAnsi="Candara"/>
          <w:i/>
        </w:rPr>
        <w:t>S</w:t>
      </w:r>
      <w:r w:rsidR="006E47B7" w:rsidRPr="003E2C3B">
        <w:rPr>
          <w:rFonts w:ascii="Candara" w:hAnsi="Candara"/>
          <w:i/>
        </w:rPr>
        <w:t>hare</w:t>
      </w:r>
      <w:r w:rsidRPr="003E2C3B">
        <w:rPr>
          <w:rFonts w:ascii="Candara" w:hAnsi="Candara"/>
          <w:i/>
        </w:rPr>
        <w:t>&amp; E</w:t>
      </w:r>
      <w:r w:rsidR="006E47B7" w:rsidRPr="003E2C3B">
        <w:rPr>
          <w:rFonts w:ascii="Candara" w:hAnsi="Candara"/>
          <w:i/>
        </w:rPr>
        <w:t>xplore</w:t>
      </w:r>
    </w:p>
    <w:p w:rsidR="0003564C" w:rsidRPr="003E2C3B" w:rsidRDefault="0003564C" w:rsidP="00C71DFC">
      <w:pPr>
        <w:numPr>
          <w:ilvl w:val="0"/>
          <w:numId w:val="17"/>
        </w:numPr>
        <w:autoSpaceDE w:val="0"/>
        <w:autoSpaceDN w:val="0"/>
        <w:adjustRightInd w:val="0"/>
        <w:spacing w:after="0" w:line="360" w:lineRule="auto"/>
        <w:ind w:left="1418"/>
        <w:jc w:val="both"/>
        <w:rPr>
          <w:rFonts w:ascii="Candara" w:hAnsi="Candara"/>
          <w:i/>
        </w:rPr>
      </w:pPr>
      <w:r w:rsidRPr="003E2C3B">
        <w:rPr>
          <w:rFonts w:ascii="Candara" w:hAnsi="Candara"/>
          <w:i/>
        </w:rPr>
        <w:t>A</w:t>
      </w:r>
      <w:r w:rsidR="006E47B7" w:rsidRPr="003E2C3B">
        <w:rPr>
          <w:rFonts w:ascii="Candara" w:hAnsi="Candara"/>
          <w:i/>
        </w:rPr>
        <w:t>nalyze</w:t>
      </w:r>
      <w:r w:rsidRPr="003E2C3B">
        <w:rPr>
          <w:rFonts w:ascii="Candara" w:hAnsi="Candara"/>
          <w:i/>
        </w:rPr>
        <w:t>comprehensive</w:t>
      </w:r>
    </w:p>
    <w:p w:rsidR="0003564C" w:rsidRPr="003E2C3B" w:rsidRDefault="0003564C" w:rsidP="00C71DFC">
      <w:pPr>
        <w:numPr>
          <w:ilvl w:val="0"/>
          <w:numId w:val="17"/>
        </w:numPr>
        <w:autoSpaceDE w:val="0"/>
        <w:autoSpaceDN w:val="0"/>
        <w:adjustRightInd w:val="0"/>
        <w:spacing w:after="0" w:line="360" w:lineRule="auto"/>
        <w:ind w:left="1418"/>
        <w:jc w:val="both"/>
        <w:rPr>
          <w:rFonts w:ascii="Candara" w:hAnsi="Candara"/>
          <w:i/>
        </w:rPr>
      </w:pPr>
      <w:r w:rsidRPr="003E2C3B">
        <w:rPr>
          <w:rFonts w:ascii="Candara" w:hAnsi="Candara"/>
          <w:i/>
        </w:rPr>
        <w:t>Integrated</w:t>
      </w:r>
    </w:p>
    <w:p w:rsidR="0099647F" w:rsidRPr="003E2C3B" w:rsidRDefault="0003564C" w:rsidP="00C71DFC">
      <w:pPr>
        <w:numPr>
          <w:ilvl w:val="0"/>
          <w:numId w:val="17"/>
        </w:numPr>
        <w:autoSpaceDE w:val="0"/>
        <w:autoSpaceDN w:val="0"/>
        <w:adjustRightInd w:val="0"/>
        <w:spacing w:after="0" w:line="360" w:lineRule="auto"/>
        <w:ind w:left="1418"/>
        <w:jc w:val="both"/>
        <w:rPr>
          <w:rFonts w:ascii="Candara" w:hAnsi="Candara"/>
          <w:i/>
        </w:rPr>
      </w:pPr>
      <w:r w:rsidRPr="003E2C3B">
        <w:rPr>
          <w:rFonts w:ascii="Candara" w:hAnsi="Candara"/>
          <w:i/>
        </w:rPr>
        <w:t>U</w:t>
      </w:r>
      <w:r w:rsidR="006E47B7" w:rsidRPr="003E2C3B">
        <w:rPr>
          <w:rFonts w:ascii="Candara" w:hAnsi="Candara"/>
          <w:i/>
        </w:rPr>
        <w:t>p-to-date cl</w:t>
      </w:r>
      <w:r w:rsidRPr="003E2C3B">
        <w:rPr>
          <w:rFonts w:ascii="Candara" w:hAnsi="Candara"/>
          <w:i/>
        </w:rPr>
        <w:t>inical efficacy and safety data</w:t>
      </w:r>
    </w:p>
    <w:p w:rsidR="0099647F" w:rsidRPr="003E2C3B" w:rsidRDefault="0099647F" w:rsidP="006E47B7">
      <w:pPr>
        <w:autoSpaceDE w:val="0"/>
        <w:autoSpaceDN w:val="0"/>
        <w:adjustRightInd w:val="0"/>
        <w:spacing w:after="0"/>
        <w:ind w:left="709"/>
        <w:rPr>
          <w:rFonts w:ascii="Candara" w:hAnsi="Candara"/>
          <w:i/>
        </w:rPr>
      </w:pPr>
    </w:p>
    <w:p w:rsidR="006E47B7" w:rsidRPr="003E2C3B" w:rsidRDefault="006E47B7" w:rsidP="0099647F">
      <w:pPr>
        <w:autoSpaceDE w:val="0"/>
        <w:autoSpaceDN w:val="0"/>
        <w:adjustRightInd w:val="0"/>
        <w:spacing w:after="0" w:line="360" w:lineRule="auto"/>
        <w:ind w:left="709"/>
        <w:jc w:val="both"/>
        <w:rPr>
          <w:rFonts w:ascii="Candara" w:hAnsi="Candara"/>
          <w:i/>
        </w:rPr>
      </w:pPr>
      <w:r w:rsidRPr="003E2C3B">
        <w:rPr>
          <w:rFonts w:ascii="Candara" w:hAnsi="Candara"/>
          <w:i/>
        </w:rPr>
        <w:t>There is abundant clinical trial outcomes information available in public domain</w:t>
      </w:r>
      <w:r w:rsidR="00B50BEA" w:rsidRPr="003E2C3B">
        <w:rPr>
          <w:rFonts w:ascii="Candara" w:hAnsi="Candara"/>
          <w:i/>
        </w:rPr>
        <w:t>.  This data</w:t>
      </w:r>
      <w:r w:rsidRPr="003E2C3B">
        <w:rPr>
          <w:rFonts w:ascii="Candara" w:hAnsi="Candara"/>
          <w:i/>
        </w:rPr>
        <w:t xml:space="preserve"> can beleveraged to address the high attrition rate involved in and expedite the drug developmentprocess with the help of quantitative development techniques like Model-based meta-analysis</w:t>
      </w:r>
    </w:p>
    <w:p w:rsidR="006E47B7" w:rsidRPr="003E2C3B" w:rsidRDefault="006E47B7" w:rsidP="0099647F">
      <w:pPr>
        <w:autoSpaceDE w:val="0"/>
        <w:autoSpaceDN w:val="0"/>
        <w:adjustRightInd w:val="0"/>
        <w:spacing w:after="0" w:line="360" w:lineRule="auto"/>
        <w:ind w:left="709"/>
        <w:rPr>
          <w:rFonts w:ascii="Candara" w:hAnsi="Candara"/>
          <w:i/>
        </w:rPr>
      </w:pPr>
      <w:r w:rsidRPr="003E2C3B">
        <w:rPr>
          <w:rFonts w:ascii="Candara" w:hAnsi="Candara"/>
          <w:i/>
        </w:rPr>
        <w:t>(MBMA)</w:t>
      </w:r>
    </w:p>
    <w:p w:rsidR="0099647F" w:rsidRPr="003E2C3B" w:rsidRDefault="0099647F" w:rsidP="006E47B7">
      <w:pPr>
        <w:autoSpaceDE w:val="0"/>
        <w:autoSpaceDN w:val="0"/>
        <w:adjustRightInd w:val="0"/>
        <w:spacing w:after="0"/>
        <w:ind w:left="709"/>
        <w:rPr>
          <w:rFonts w:ascii="Candara" w:hAnsi="Candara"/>
          <w:i/>
        </w:rPr>
      </w:pPr>
    </w:p>
    <w:p w:rsidR="0099647F" w:rsidRPr="003E2C3B" w:rsidRDefault="006E47B7" w:rsidP="0099647F">
      <w:pPr>
        <w:autoSpaceDE w:val="0"/>
        <w:autoSpaceDN w:val="0"/>
        <w:adjustRightInd w:val="0"/>
        <w:spacing w:after="0" w:line="360" w:lineRule="auto"/>
        <w:ind w:left="709"/>
        <w:jc w:val="both"/>
        <w:rPr>
          <w:rFonts w:ascii="Candara" w:hAnsi="Candara"/>
          <w:i/>
        </w:rPr>
      </w:pPr>
      <w:r w:rsidRPr="003E2C3B">
        <w:rPr>
          <w:rFonts w:ascii="Candara" w:hAnsi="Candara"/>
          <w:i/>
        </w:rPr>
        <w:t>In order to have the information to hand when required, published literature data needs to beextracted, normalized and stored in a meaningful way. It must be possible to query the data ina variety of ways when required. Furthermore, it is very important that the users of the datahave confidence in that data and that time is not lost verifying that data</w:t>
      </w:r>
      <w:r w:rsidR="0099647F" w:rsidRPr="003E2C3B">
        <w:rPr>
          <w:rFonts w:ascii="Candara" w:hAnsi="Candara"/>
          <w:i/>
        </w:rPr>
        <w:t xml:space="preserve">. </w:t>
      </w:r>
    </w:p>
    <w:p w:rsidR="0099647F" w:rsidRPr="003E2C3B" w:rsidRDefault="0099647F" w:rsidP="006E47B7">
      <w:pPr>
        <w:autoSpaceDE w:val="0"/>
        <w:autoSpaceDN w:val="0"/>
        <w:adjustRightInd w:val="0"/>
        <w:spacing w:after="0"/>
        <w:ind w:left="709"/>
        <w:rPr>
          <w:rFonts w:ascii="Candara" w:hAnsi="Candara"/>
          <w:i/>
        </w:rPr>
      </w:pPr>
    </w:p>
    <w:p w:rsidR="005352A6" w:rsidRPr="003E2C3B" w:rsidRDefault="006E47B7" w:rsidP="0099647F">
      <w:pPr>
        <w:autoSpaceDE w:val="0"/>
        <w:autoSpaceDN w:val="0"/>
        <w:adjustRightInd w:val="0"/>
        <w:spacing w:after="0" w:line="360" w:lineRule="auto"/>
        <w:ind w:left="709"/>
        <w:jc w:val="both"/>
        <w:rPr>
          <w:rFonts w:ascii="Candara" w:hAnsi="Candara"/>
          <w:i/>
        </w:rPr>
      </w:pPr>
      <w:r w:rsidRPr="003E2C3B">
        <w:rPr>
          <w:rFonts w:ascii="Candara" w:hAnsi="Candara"/>
          <w:i/>
        </w:rPr>
        <w:t xml:space="preserve">The simplest approach is to record the data in an excel spreadsheet. While this is straightforwardto implement, there are </w:t>
      </w:r>
      <w:r w:rsidR="005352A6" w:rsidRPr="003E2C3B">
        <w:rPr>
          <w:rFonts w:ascii="Candara" w:hAnsi="Candara"/>
          <w:i/>
        </w:rPr>
        <w:t>some limitations like</w:t>
      </w:r>
    </w:p>
    <w:p w:rsidR="005352A6" w:rsidRPr="003E2C3B" w:rsidRDefault="005352A6" w:rsidP="00C71DFC">
      <w:pPr>
        <w:numPr>
          <w:ilvl w:val="0"/>
          <w:numId w:val="18"/>
        </w:numPr>
        <w:autoSpaceDE w:val="0"/>
        <w:autoSpaceDN w:val="0"/>
        <w:adjustRightInd w:val="0"/>
        <w:spacing w:after="0" w:line="360" w:lineRule="auto"/>
        <w:jc w:val="both"/>
        <w:rPr>
          <w:rFonts w:ascii="Candara" w:hAnsi="Candara"/>
          <w:i/>
        </w:rPr>
      </w:pPr>
      <w:r w:rsidRPr="003E2C3B">
        <w:rPr>
          <w:rFonts w:ascii="Candara" w:hAnsi="Candara"/>
          <w:i/>
        </w:rPr>
        <w:t>Querying the data</w:t>
      </w:r>
    </w:p>
    <w:p w:rsidR="005352A6" w:rsidRPr="003E2C3B" w:rsidRDefault="005352A6" w:rsidP="00C71DFC">
      <w:pPr>
        <w:numPr>
          <w:ilvl w:val="0"/>
          <w:numId w:val="18"/>
        </w:numPr>
        <w:autoSpaceDE w:val="0"/>
        <w:autoSpaceDN w:val="0"/>
        <w:adjustRightInd w:val="0"/>
        <w:spacing w:after="0" w:line="360" w:lineRule="auto"/>
        <w:rPr>
          <w:rFonts w:ascii="Candara" w:hAnsi="Candara"/>
          <w:i/>
        </w:rPr>
      </w:pPr>
      <w:r w:rsidRPr="003E2C3B">
        <w:rPr>
          <w:rFonts w:ascii="Candara" w:hAnsi="Candara"/>
          <w:i/>
        </w:rPr>
        <w:t>P</w:t>
      </w:r>
      <w:r w:rsidR="006E47B7" w:rsidRPr="003E2C3B">
        <w:rPr>
          <w:rFonts w:ascii="Candara" w:hAnsi="Candara"/>
          <w:i/>
        </w:rPr>
        <w:t>reventing duplication of data</w:t>
      </w:r>
    </w:p>
    <w:p w:rsidR="00CA0F54" w:rsidRPr="003E2C3B" w:rsidRDefault="005352A6" w:rsidP="00C71DFC">
      <w:pPr>
        <w:numPr>
          <w:ilvl w:val="0"/>
          <w:numId w:val="18"/>
        </w:numPr>
        <w:autoSpaceDE w:val="0"/>
        <w:autoSpaceDN w:val="0"/>
        <w:adjustRightInd w:val="0"/>
        <w:spacing w:after="0" w:line="360" w:lineRule="auto"/>
        <w:rPr>
          <w:rFonts w:ascii="Candara" w:hAnsi="Candara"/>
          <w:i/>
        </w:rPr>
      </w:pPr>
      <w:r w:rsidRPr="003E2C3B">
        <w:rPr>
          <w:rFonts w:ascii="Candara" w:hAnsi="Candara"/>
          <w:i/>
        </w:rPr>
        <w:t>A</w:t>
      </w:r>
      <w:r w:rsidR="006E47B7" w:rsidRPr="003E2C3B">
        <w:rPr>
          <w:rFonts w:ascii="Candara" w:hAnsi="Candara"/>
          <w:i/>
        </w:rPr>
        <w:t>utomating the validation of the input data</w:t>
      </w:r>
    </w:p>
    <w:p w:rsidR="00CA0F54" w:rsidRPr="003E2C3B" w:rsidRDefault="00CA0F54" w:rsidP="00C71DFC">
      <w:pPr>
        <w:numPr>
          <w:ilvl w:val="0"/>
          <w:numId w:val="18"/>
        </w:numPr>
        <w:autoSpaceDE w:val="0"/>
        <w:autoSpaceDN w:val="0"/>
        <w:adjustRightInd w:val="0"/>
        <w:spacing w:after="0" w:line="360" w:lineRule="auto"/>
        <w:rPr>
          <w:rFonts w:ascii="Candara" w:hAnsi="Candara"/>
          <w:i/>
        </w:rPr>
      </w:pPr>
      <w:r w:rsidRPr="003E2C3B">
        <w:rPr>
          <w:rFonts w:ascii="Candara" w:hAnsi="Candara"/>
          <w:i/>
        </w:rPr>
        <w:t>Quality control</w:t>
      </w:r>
    </w:p>
    <w:p w:rsidR="00CA0F54" w:rsidRPr="003E2C3B" w:rsidRDefault="00CA0F54" w:rsidP="00C71DFC">
      <w:pPr>
        <w:numPr>
          <w:ilvl w:val="0"/>
          <w:numId w:val="18"/>
        </w:numPr>
        <w:autoSpaceDE w:val="0"/>
        <w:autoSpaceDN w:val="0"/>
        <w:adjustRightInd w:val="0"/>
        <w:spacing w:after="0" w:line="360" w:lineRule="auto"/>
        <w:rPr>
          <w:rFonts w:ascii="Candara" w:hAnsi="Candara"/>
          <w:i/>
        </w:rPr>
      </w:pPr>
      <w:r w:rsidRPr="003E2C3B">
        <w:rPr>
          <w:rFonts w:ascii="Candara" w:hAnsi="Candara"/>
          <w:i/>
        </w:rPr>
        <w:t>Data loading</w:t>
      </w:r>
    </w:p>
    <w:p w:rsidR="00CA0F54" w:rsidRPr="003E2C3B" w:rsidRDefault="00CA0F54" w:rsidP="00C71DFC">
      <w:pPr>
        <w:numPr>
          <w:ilvl w:val="0"/>
          <w:numId w:val="18"/>
        </w:numPr>
        <w:autoSpaceDE w:val="0"/>
        <w:autoSpaceDN w:val="0"/>
        <w:adjustRightInd w:val="0"/>
        <w:spacing w:after="0" w:line="360" w:lineRule="auto"/>
        <w:rPr>
          <w:rFonts w:ascii="Candara" w:hAnsi="Candara"/>
          <w:i/>
        </w:rPr>
      </w:pPr>
      <w:r w:rsidRPr="003E2C3B">
        <w:rPr>
          <w:rFonts w:ascii="Candara" w:hAnsi="Candara"/>
          <w:i/>
        </w:rPr>
        <w:t>Relational search</w:t>
      </w:r>
    </w:p>
    <w:p w:rsidR="00CA0F54" w:rsidRPr="003E2C3B" w:rsidRDefault="00CA0F54" w:rsidP="005352A6">
      <w:pPr>
        <w:autoSpaceDE w:val="0"/>
        <w:autoSpaceDN w:val="0"/>
        <w:adjustRightInd w:val="0"/>
        <w:spacing w:after="0" w:line="360" w:lineRule="auto"/>
        <w:ind w:left="709"/>
        <w:rPr>
          <w:rFonts w:ascii="Candara" w:hAnsi="Candara"/>
          <w:i/>
        </w:rPr>
      </w:pPr>
    </w:p>
    <w:p w:rsidR="00AA47F2" w:rsidRPr="003E2C3B" w:rsidRDefault="005352A6" w:rsidP="005352A6">
      <w:pPr>
        <w:autoSpaceDE w:val="0"/>
        <w:autoSpaceDN w:val="0"/>
        <w:adjustRightInd w:val="0"/>
        <w:spacing w:after="0" w:line="360" w:lineRule="auto"/>
        <w:ind w:left="709"/>
        <w:rPr>
          <w:rFonts w:ascii="Candara" w:hAnsi="Candara"/>
          <w:i/>
        </w:rPr>
      </w:pPr>
      <w:r w:rsidRPr="003E2C3B">
        <w:rPr>
          <w:rFonts w:ascii="Candara" w:hAnsi="Candara"/>
          <w:i/>
        </w:rPr>
        <w:t xml:space="preserve">To overcome the above said </w:t>
      </w:r>
      <w:r w:rsidR="00CA0F54" w:rsidRPr="003E2C3B">
        <w:rPr>
          <w:rFonts w:ascii="Candara" w:hAnsi="Candara"/>
          <w:i/>
        </w:rPr>
        <w:t>limitations as</w:t>
      </w:r>
      <w:r w:rsidR="006E47B7" w:rsidRPr="003E2C3B">
        <w:rPr>
          <w:rFonts w:ascii="Candara" w:hAnsi="Candara"/>
          <w:i/>
        </w:rPr>
        <w:t xml:space="preserve"> well as providing a much better platform for searching, extracting, exchanging and using</w:t>
      </w:r>
      <w:r w:rsidR="0069601F" w:rsidRPr="003E2C3B">
        <w:rPr>
          <w:rFonts w:ascii="Candara" w:hAnsi="Candara"/>
          <w:i/>
        </w:rPr>
        <w:t>the data, t</w:t>
      </w:r>
      <w:r w:rsidR="00CA0F54" w:rsidRPr="003E2C3B">
        <w:rPr>
          <w:rFonts w:ascii="Candara" w:hAnsi="Candara"/>
          <w:i/>
        </w:rPr>
        <w:t xml:space="preserve">he </w:t>
      </w:r>
      <w:r w:rsidR="006E47B7" w:rsidRPr="003E2C3B">
        <w:rPr>
          <w:rFonts w:ascii="Candara" w:hAnsi="Candara"/>
          <w:i/>
        </w:rPr>
        <w:t>data</w:t>
      </w:r>
      <w:r w:rsidR="00CA0F54" w:rsidRPr="003E2C3B">
        <w:rPr>
          <w:rFonts w:ascii="Candara" w:hAnsi="Candara"/>
          <w:i/>
        </w:rPr>
        <w:t xml:space="preserve"> has to be stored</w:t>
      </w:r>
      <w:r w:rsidR="006E47B7" w:rsidRPr="003E2C3B">
        <w:rPr>
          <w:rFonts w:ascii="Candara" w:hAnsi="Candara"/>
          <w:i/>
        </w:rPr>
        <w:t xml:space="preserve"> in a relational database structure</w:t>
      </w:r>
      <w:r w:rsidR="00E76356" w:rsidRPr="003E2C3B">
        <w:rPr>
          <w:rFonts w:ascii="Candara" w:hAnsi="Candara"/>
          <w:i/>
        </w:rPr>
        <w:t xml:space="preserve">, </w:t>
      </w:r>
      <w:r w:rsidR="006E47B7" w:rsidRPr="003E2C3B">
        <w:rPr>
          <w:rFonts w:ascii="Candara" w:hAnsi="Candara"/>
          <w:i/>
        </w:rPr>
        <w:t xml:space="preserve">which can provide more effective and extendible platform for querying and extracting thedata. Such a solution being offered is </w:t>
      </w:r>
      <w:r w:rsidR="006E47B7" w:rsidRPr="003E2C3B">
        <w:rPr>
          <w:rFonts w:ascii="Candara" w:hAnsi="Candara"/>
          <w:b/>
          <w:bCs/>
          <w:i/>
        </w:rPr>
        <w:t>Clinical Trial Outcomes Database (CTOD)</w:t>
      </w:r>
      <w:r w:rsidR="006E47B7" w:rsidRPr="003E2C3B">
        <w:rPr>
          <w:rFonts w:ascii="Candara" w:hAnsi="Candara"/>
          <w:i/>
        </w:rPr>
        <w:t xml:space="preserve"> application</w:t>
      </w:r>
    </w:p>
    <w:p w:rsidR="00AA47F2" w:rsidRPr="003E2C3B" w:rsidRDefault="00AA47F2" w:rsidP="00AA47F2">
      <w:pPr>
        <w:pStyle w:val="Heading2"/>
        <w:ind w:left="180" w:firstLine="0"/>
        <w:rPr>
          <w:rFonts w:ascii="Candara" w:hAnsi="Candara"/>
        </w:rPr>
      </w:pPr>
      <w:bookmarkStart w:id="18" w:name="_Toc203202358"/>
      <w:bookmarkStart w:id="19" w:name="_Toc204077445"/>
      <w:bookmarkStart w:id="20" w:name="_Toc204077644"/>
      <w:bookmarkStart w:id="21" w:name="_Toc351126706"/>
      <w:bookmarkStart w:id="22" w:name="_Toc365151349"/>
      <w:bookmarkStart w:id="23" w:name="_Toc409781183"/>
      <w:bookmarkEnd w:id="18"/>
      <w:bookmarkEnd w:id="19"/>
      <w:bookmarkEnd w:id="20"/>
      <w:r w:rsidRPr="003E2C3B">
        <w:rPr>
          <w:rFonts w:ascii="Candara" w:hAnsi="Candara"/>
        </w:rPr>
        <w:t>Purpose</w:t>
      </w:r>
      <w:bookmarkEnd w:id="21"/>
      <w:bookmarkEnd w:id="22"/>
      <w:bookmarkEnd w:id="23"/>
    </w:p>
    <w:p w:rsidR="00B17CF1" w:rsidRPr="003E2C3B" w:rsidRDefault="0069601F" w:rsidP="00B17CF1">
      <w:pPr>
        <w:autoSpaceDE w:val="0"/>
        <w:autoSpaceDN w:val="0"/>
        <w:adjustRightInd w:val="0"/>
        <w:spacing w:after="0" w:line="360" w:lineRule="auto"/>
        <w:ind w:left="709"/>
        <w:rPr>
          <w:rFonts w:ascii="Candara" w:hAnsi="Candara"/>
          <w:i/>
        </w:rPr>
      </w:pPr>
      <w:r w:rsidRPr="003E2C3B">
        <w:rPr>
          <w:rFonts w:ascii="Candara" w:hAnsi="Candara"/>
          <w:i/>
        </w:rPr>
        <w:t>Purpose is t</w:t>
      </w:r>
      <w:r w:rsidR="00B17CF1" w:rsidRPr="003E2C3B">
        <w:rPr>
          <w:rFonts w:ascii="Candara" w:hAnsi="Candara"/>
          <w:i/>
        </w:rPr>
        <w:t>o develop a web application that facilitates efficient retrieval and usage of the data by user groups (Pharmacometricians, Clinical trial protocol development groups, Health outcome research groups etc.) and subsequently support quantitative decision making.</w:t>
      </w:r>
    </w:p>
    <w:p w:rsidR="0069601F" w:rsidRPr="003E2C3B" w:rsidRDefault="0069601F" w:rsidP="00B17CF1">
      <w:pPr>
        <w:autoSpaceDE w:val="0"/>
        <w:autoSpaceDN w:val="0"/>
        <w:adjustRightInd w:val="0"/>
        <w:spacing w:after="0" w:line="360" w:lineRule="auto"/>
        <w:ind w:left="709"/>
        <w:rPr>
          <w:rFonts w:ascii="Candara" w:hAnsi="Candara"/>
          <w:b/>
          <w:i/>
        </w:rPr>
      </w:pPr>
    </w:p>
    <w:p w:rsidR="00B17CF1" w:rsidRPr="003E2C3B" w:rsidRDefault="00B17CF1" w:rsidP="00B17CF1">
      <w:pPr>
        <w:autoSpaceDE w:val="0"/>
        <w:autoSpaceDN w:val="0"/>
        <w:adjustRightInd w:val="0"/>
        <w:spacing w:after="0" w:line="360" w:lineRule="auto"/>
        <w:ind w:left="709"/>
        <w:rPr>
          <w:rFonts w:ascii="Candara" w:hAnsi="Candara"/>
          <w:b/>
          <w:i/>
        </w:rPr>
      </w:pPr>
      <w:r w:rsidRPr="003E2C3B">
        <w:rPr>
          <w:rFonts w:ascii="Candara" w:hAnsi="Candara"/>
          <w:b/>
          <w:i/>
        </w:rPr>
        <w:t>Modules that constitute a comprehensive application are</w:t>
      </w:r>
    </w:p>
    <w:p w:rsidR="00B17CF1" w:rsidRPr="003E2C3B" w:rsidRDefault="00B17CF1" w:rsidP="00997BCC">
      <w:pPr>
        <w:numPr>
          <w:ilvl w:val="0"/>
          <w:numId w:val="11"/>
        </w:numPr>
        <w:autoSpaceDE w:val="0"/>
        <w:autoSpaceDN w:val="0"/>
        <w:adjustRightInd w:val="0"/>
        <w:spacing w:after="0" w:line="360" w:lineRule="auto"/>
        <w:rPr>
          <w:rFonts w:ascii="Candara" w:hAnsi="Candara"/>
          <w:i/>
        </w:rPr>
      </w:pPr>
      <w:r w:rsidRPr="003E2C3B">
        <w:rPr>
          <w:rFonts w:ascii="Candara" w:hAnsi="Candara"/>
          <w:i/>
        </w:rPr>
        <w:t>Admin and Meta data management</w:t>
      </w:r>
    </w:p>
    <w:p w:rsidR="00B17CF1" w:rsidRPr="003E2C3B" w:rsidRDefault="00B17CF1" w:rsidP="00997BCC">
      <w:pPr>
        <w:numPr>
          <w:ilvl w:val="0"/>
          <w:numId w:val="11"/>
        </w:numPr>
        <w:autoSpaceDE w:val="0"/>
        <w:autoSpaceDN w:val="0"/>
        <w:adjustRightInd w:val="0"/>
        <w:spacing w:after="0" w:line="360" w:lineRule="auto"/>
        <w:rPr>
          <w:rFonts w:ascii="Candara" w:hAnsi="Candara"/>
          <w:i/>
        </w:rPr>
      </w:pPr>
      <w:r w:rsidRPr="003E2C3B">
        <w:rPr>
          <w:rFonts w:ascii="Candara" w:hAnsi="Candara"/>
          <w:i/>
        </w:rPr>
        <w:t>Data Development life cycle (Extraction/Rev/QC)</w:t>
      </w:r>
    </w:p>
    <w:p w:rsidR="00B17CF1" w:rsidRPr="003E2C3B" w:rsidRDefault="00B17CF1" w:rsidP="00997BCC">
      <w:pPr>
        <w:numPr>
          <w:ilvl w:val="0"/>
          <w:numId w:val="11"/>
        </w:numPr>
        <w:autoSpaceDE w:val="0"/>
        <w:autoSpaceDN w:val="0"/>
        <w:adjustRightInd w:val="0"/>
        <w:spacing w:after="0" w:line="360" w:lineRule="auto"/>
        <w:rPr>
          <w:rFonts w:ascii="Candara" w:hAnsi="Candara"/>
          <w:i/>
        </w:rPr>
      </w:pPr>
      <w:r w:rsidRPr="003E2C3B">
        <w:rPr>
          <w:rFonts w:ascii="Candara" w:hAnsi="Candara"/>
          <w:i/>
        </w:rPr>
        <w:t>Querying platform to retrieve the data and export in multiple formats</w:t>
      </w:r>
    </w:p>
    <w:p w:rsidR="00B17CF1" w:rsidRPr="003E2C3B" w:rsidRDefault="00B17CF1" w:rsidP="00997BCC">
      <w:pPr>
        <w:numPr>
          <w:ilvl w:val="0"/>
          <w:numId w:val="11"/>
        </w:numPr>
        <w:autoSpaceDE w:val="0"/>
        <w:autoSpaceDN w:val="0"/>
        <w:adjustRightInd w:val="0"/>
        <w:spacing w:after="0" w:line="360" w:lineRule="auto"/>
        <w:rPr>
          <w:rFonts w:ascii="Candara" w:hAnsi="Candara"/>
          <w:i/>
        </w:rPr>
      </w:pPr>
      <w:r w:rsidRPr="003E2C3B">
        <w:rPr>
          <w:rFonts w:ascii="Candara" w:hAnsi="Candara"/>
          <w:i/>
        </w:rPr>
        <w:t>View and generate exportable standard and customized Reports</w:t>
      </w:r>
    </w:p>
    <w:p w:rsidR="00B17CF1" w:rsidRPr="003E2C3B" w:rsidRDefault="00B17CF1" w:rsidP="00997BCC">
      <w:pPr>
        <w:numPr>
          <w:ilvl w:val="0"/>
          <w:numId w:val="11"/>
        </w:numPr>
        <w:autoSpaceDE w:val="0"/>
        <w:autoSpaceDN w:val="0"/>
        <w:adjustRightInd w:val="0"/>
        <w:spacing w:after="0" w:line="360" w:lineRule="auto"/>
        <w:rPr>
          <w:rFonts w:ascii="Candara" w:hAnsi="Candara"/>
          <w:i/>
        </w:rPr>
      </w:pPr>
      <w:r w:rsidRPr="003E2C3B">
        <w:rPr>
          <w:rFonts w:ascii="Candara" w:hAnsi="Candara"/>
          <w:i/>
        </w:rPr>
        <w:t>Graphical data visualizations</w:t>
      </w:r>
    </w:p>
    <w:p w:rsidR="0069601F" w:rsidRPr="003E2C3B" w:rsidRDefault="0069601F" w:rsidP="00B17CF1">
      <w:pPr>
        <w:autoSpaceDE w:val="0"/>
        <w:autoSpaceDN w:val="0"/>
        <w:adjustRightInd w:val="0"/>
        <w:spacing w:after="0" w:line="360" w:lineRule="auto"/>
        <w:ind w:left="709"/>
        <w:rPr>
          <w:rFonts w:ascii="Candara" w:hAnsi="Candara"/>
          <w:i/>
        </w:rPr>
      </w:pPr>
    </w:p>
    <w:p w:rsidR="0069601F" w:rsidRPr="003E2C3B" w:rsidRDefault="00B17CF1" w:rsidP="00B17CF1">
      <w:pPr>
        <w:autoSpaceDE w:val="0"/>
        <w:autoSpaceDN w:val="0"/>
        <w:adjustRightInd w:val="0"/>
        <w:spacing w:after="0" w:line="360" w:lineRule="auto"/>
        <w:ind w:left="709"/>
        <w:rPr>
          <w:rFonts w:ascii="Candara" w:hAnsi="Candara"/>
          <w:i/>
        </w:rPr>
      </w:pPr>
      <w:r w:rsidRPr="003E2C3B">
        <w:rPr>
          <w:rFonts w:ascii="Candara" w:hAnsi="Candara"/>
          <w:i/>
        </w:rPr>
        <w:t>While all the above modules are essential, a modular approach can be adapted to develop the comprehensive platform</w:t>
      </w:r>
      <w:r w:rsidR="0069601F" w:rsidRPr="003E2C3B">
        <w:rPr>
          <w:rFonts w:ascii="Candara" w:hAnsi="Candara"/>
          <w:i/>
        </w:rPr>
        <w:t xml:space="preserve">.  This </w:t>
      </w:r>
      <w:r w:rsidR="00E76356" w:rsidRPr="003E2C3B">
        <w:rPr>
          <w:rFonts w:ascii="Candara" w:hAnsi="Candara"/>
          <w:i/>
        </w:rPr>
        <w:t xml:space="preserve">version of the </w:t>
      </w:r>
      <w:r w:rsidR="0069601F" w:rsidRPr="003E2C3B">
        <w:rPr>
          <w:rFonts w:ascii="Candara" w:hAnsi="Candara"/>
          <w:i/>
        </w:rPr>
        <w:t>document covers the development of below mentioned modules:</w:t>
      </w:r>
    </w:p>
    <w:p w:rsidR="0069601F" w:rsidRPr="003E2C3B" w:rsidRDefault="0069601F" w:rsidP="00C71DFC">
      <w:pPr>
        <w:numPr>
          <w:ilvl w:val="0"/>
          <w:numId w:val="19"/>
        </w:numPr>
        <w:autoSpaceDE w:val="0"/>
        <w:autoSpaceDN w:val="0"/>
        <w:adjustRightInd w:val="0"/>
        <w:spacing w:after="0" w:line="360" w:lineRule="auto"/>
        <w:rPr>
          <w:rFonts w:ascii="Candara" w:hAnsi="Candara"/>
          <w:i/>
        </w:rPr>
      </w:pPr>
      <w:r w:rsidRPr="003E2C3B">
        <w:rPr>
          <w:rFonts w:ascii="Candara" w:hAnsi="Candara"/>
          <w:b/>
          <w:bCs/>
          <w:i/>
        </w:rPr>
        <w:t>Search :</w:t>
      </w:r>
      <w:r w:rsidRPr="003E2C3B">
        <w:rPr>
          <w:rFonts w:ascii="Candara" w:hAnsi="Candara"/>
          <w:i/>
        </w:rPr>
        <w:t xml:space="preserve"> Querying platform to retrieve the data and export in multiple formats</w:t>
      </w:r>
    </w:p>
    <w:p w:rsidR="0069601F" w:rsidRPr="003E2C3B" w:rsidRDefault="0069601F" w:rsidP="00C71DFC">
      <w:pPr>
        <w:numPr>
          <w:ilvl w:val="0"/>
          <w:numId w:val="19"/>
        </w:numPr>
        <w:autoSpaceDE w:val="0"/>
        <w:autoSpaceDN w:val="0"/>
        <w:adjustRightInd w:val="0"/>
        <w:spacing w:after="0" w:line="360" w:lineRule="auto"/>
        <w:rPr>
          <w:rFonts w:ascii="Candara" w:hAnsi="Candara"/>
          <w:i/>
        </w:rPr>
      </w:pPr>
      <w:r w:rsidRPr="003E2C3B">
        <w:rPr>
          <w:rFonts w:ascii="Candara" w:hAnsi="Candara"/>
          <w:b/>
          <w:bCs/>
          <w:i/>
        </w:rPr>
        <w:t>Reporting :</w:t>
      </w:r>
      <w:r w:rsidRPr="003E2C3B">
        <w:rPr>
          <w:rFonts w:ascii="Candara" w:hAnsi="Candara"/>
          <w:i/>
        </w:rPr>
        <w:t xml:space="preserve"> View and generate exportable standard and customized Reports</w:t>
      </w:r>
    </w:p>
    <w:p w:rsidR="0069601F" w:rsidRPr="003E2C3B" w:rsidRDefault="0069601F" w:rsidP="00C71DFC">
      <w:pPr>
        <w:numPr>
          <w:ilvl w:val="0"/>
          <w:numId w:val="19"/>
        </w:numPr>
        <w:autoSpaceDE w:val="0"/>
        <w:autoSpaceDN w:val="0"/>
        <w:adjustRightInd w:val="0"/>
        <w:spacing w:after="0" w:line="360" w:lineRule="auto"/>
        <w:rPr>
          <w:rFonts w:ascii="Candara" w:hAnsi="Candara"/>
          <w:i/>
        </w:rPr>
      </w:pPr>
      <w:r w:rsidRPr="003E2C3B">
        <w:rPr>
          <w:rFonts w:ascii="Candara" w:hAnsi="Candara"/>
          <w:b/>
          <w:bCs/>
          <w:i/>
        </w:rPr>
        <w:t>Visualization:</w:t>
      </w:r>
      <w:r w:rsidRPr="003E2C3B">
        <w:rPr>
          <w:rFonts w:ascii="Candara" w:hAnsi="Candara"/>
          <w:i/>
        </w:rPr>
        <w:t xml:space="preserve"> Graphical data visualizations</w:t>
      </w:r>
    </w:p>
    <w:p w:rsidR="004470D8" w:rsidRPr="003E2C3B" w:rsidRDefault="004470D8" w:rsidP="00C71DFC">
      <w:pPr>
        <w:numPr>
          <w:ilvl w:val="0"/>
          <w:numId w:val="19"/>
        </w:numPr>
        <w:autoSpaceDE w:val="0"/>
        <w:autoSpaceDN w:val="0"/>
        <w:adjustRightInd w:val="0"/>
        <w:spacing w:after="0" w:line="360" w:lineRule="auto"/>
        <w:rPr>
          <w:rFonts w:ascii="Candara" w:hAnsi="Candara"/>
          <w:i/>
        </w:rPr>
      </w:pPr>
      <w:r w:rsidRPr="003E2C3B">
        <w:rPr>
          <w:rFonts w:ascii="Candara" w:hAnsi="Candara"/>
          <w:b/>
          <w:bCs/>
          <w:i/>
        </w:rPr>
        <w:t>User Management:</w:t>
      </w:r>
      <w:r w:rsidRPr="003E2C3B">
        <w:rPr>
          <w:rFonts w:ascii="Candara" w:hAnsi="Candara"/>
          <w:i/>
        </w:rPr>
        <w:t xml:space="preserve">  Managing the user &amp; roles</w:t>
      </w:r>
    </w:p>
    <w:p w:rsidR="00AA47F2" w:rsidRPr="003E2C3B" w:rsidRDefault="00AA47F2" w:rsidP="00AA47F2">
      <w:pPr>
        <w:pStyle w:val="Heading2"/>
        <w:ind w:left="180" w:firstLine="0"/>
        <w:rPr>
          <w:rFonts w:ascii="Candara" w:hAnsi="Candara"/>
        </w:rPr>
      </w:pPr>
      <w:r w:rsidRPr="003E2C3B">
        <w:rPr>
          <w:rFonts w:ascii="Candara" w:hAnsi="Candara"/>
        </w:rPr>
        <w:t> </w:t>
      </w:r>
      <w:bookmarkStart w:id="24" w:name="_Toc351126707"/>
      <w:bookmarkStart w:id="25" w:name="_Toc365151350"/>
      <w:bookmarkStart w:id="26" w:name="_Toc409781184"/>
      <w:r w:rsidRPr="003E2C3B">
        <w:rPr>
          <w:rFonts w:ascii="Candara" w:hAnsi="Candara"/>
        </w:rPr>
        <w:t>Intended audience</w:t>
      </w:r>
      <w:bookmarkEnd w:id="24"/>
      <w:bookmarkEnd w:id="25"/>
      <w:bookmarkEnd w:id="26"/>
    </w:p>
    <w:p w:rsidR="00AA47F2" w:rsidRPr="003E2C3B" w:rsidRDefault="00460C10" w:rsidP="00460C10">
      <w:pPr>
        <w:ind w:left="720"/>
        <w:jc w:val="both"/>
        <w:rPr>
          <w:rFonts w:ascii="Candara" w:hAnsi="Candara"/>
          <w:i/>
        </w:rPr>
      </w:pPr>
      <w:r w:rsidRPr="003E2C3B">
        <w:rPr>
          <w:rFonts w:ascii="Candara" w:hAnsi="Candara"/>
          <w:i/>
        </w:rPr>
        <w:t xml:space="preserve">The objective of this toolis to support </w:t>
      </w:r>
      <w:r w:rsidR="00CD5655" w:rsidRPr="003E2C3B">
        <w:rPr>
          <w:rFonts w:ascii="Candara" w:hAnsi="Candara"/>
          <w:i/>
        </w:rPr>
        <w:t>Pharmacometricians, Clinical trial protocol development groups, Health outcome research groups etc. to search,retrieve and use the data.</w:t>
      </w:r>
    </w:p>
    <w:p w:rsidR="00AA47F2" w:rsidRPr="003E2C3B" w:rsidRDefault="00AA47F2" w:rsidP="00AA47F2">
      <w:pPr>
        <w:pStyle w:val="Heading1"/>
        <w:tabs>
          <w:tab w:val="left" w:pos="720"/>
        </w:tabs>
        <w:rPr>
          <w:rFonts w:ascii="Candara" w:hAnsi="Candara"/>
          <w:lang w:val="en-IN"/>
        </w:rPr>
      </w:pPr>
      <w:bookmarkStart w:id="27" w:name="_Toc351126708"/>
      <w:bookmarkStart w:id="28" w:name="_Toc365151351"/>
      <w:bookmarkStart w:id="29" w:name="_Toc409781185"/>
      <w:r w:rsidRPr="003E2C3B">
        <w:rPr>
          <w:rFonts w:ascii="Candara" w:hAnsi="Candara"/>
        </w:rPr>
        <w:t>Business Process Understanding</w:t>
      </w:r>
      <w:bookmarkEnd w:id="27"/>
      <w:bookmarkEnd w:id="28"/>
      <w:bookmarkEnd w:id="29"/>
    </w:p>
    <w:p w:rsidR="00E41B93" w:rsidRPr="003E2C3B" w:rsidRDefault="00E76356" w:rsidP="00B8572E">
      <w:pPr>
        <w:autoSpaceDE w:val="0"/>
        <w:autoSpaceDN w:val="0"/>
        <w:adjustRightInd w:val="0"/>
        <w:spacing w:after="0" w:line="360" w:lineRule="auto"/>
        <w:ind w:left="432"/>
        <w:jc w:val="both"/>
        <w:rPr>
          <w:rFonts w:ascii="Candara" w:hAnsi="Candara"/>
          <w:i/>
        </w:rPr>
      </w:pPr>
      <w:r w:rsidRPr="003E2C3B">
        <w:rPr>
          <w:rFonts w:ascii="Candara" w:hAnsi="Candara"/>
          <w:i/>
        </w:rPr>
        <w:t xml:space="preserve">In the </w:t>
      </w:r>
      <w:r w:rsidR="00B8572E" w:rsidRPr="003E2C3B">
        <w:rPr>
          <w:rFonts w:ascii="Candara" w:hAnsi="Candara"/>
          <w:i/>
        </w:rPr>
        <w:t>CTOD application the key entity i</w:t>
      </w:r>
      <w:r w:rsidRPr="003E2C3B">
        <w:rPr>
          <w:rFonts w:ascii="Candara" w:hAnsi="Candara"/>
          <w:i/>
        </w:rPr>
        <w:t>s</w:t>
      </w:r>
      <w:r w:rsidR="00B8572E" w:rsidRPr="003E2C3B">
        <w:rPr>
          <w:rFonts w:ascii="Candara" w:hAnsi="Candara"/>
          <w:i/>
        </w:rPr>
        <w:t xml:space="preserve"> the clinical trial assessment time course data or study endpoint. The database should store the information of clinical trial outcomes at a summary level extracted from external published literature. </w:t>
      </w:r>
    </w:p>
    <w:p w:rsidR="00B8572E" w:rsidRPr="003E2C3B" w:rsidRDefault="00B8572E" w:rsidP="00B8572E">
      <w:pPr>
        <w:autoSpaceDE w:val="0"/>
        <w:autoSpaceDN w:val="0"/>
        <w:adjustRightInd w:val="0"/>
        <w:spacing w:after="0" w:line="360" w:lineRule="auto"/>
        <w:ind w:left="432"/>
        <w:jc w:val="both"/>
        <w:rPr>
          <w:rFonts w:ascii="Candara" w:hAnsi="Candara"/>
          <w:i/>
        </w:rPr>
      </w:pPr>
      <w:r w:rsidRPr="003E2C3B">
        <w:rPr>
          <w:rFonts w:ascii="Candara" w:hAnsi="Candara"/>
          <w:i/>
        </w:rPr>
        <w:t>There can be several publications for the same clinical trial. Trials in a particular disease area of interest e.g. diabetes</w:t>
      </w:r>
      <w:r w:rsidR="00E41B93" w:rsidRPr="003E2C3B">
        <w:rPr>
          <w:rFonts w:ascii="Candara" w:hAnsi="Candara"/>
          <w:i/>
        </w:rPr>
        <w:t>,</w:t>
      </w:r>
      <w:r w:rsidRPr="003E2C3B">
        <w:rPr>
          <w:rFonts w:ascii="Candara" w:hAnsi="Candara"/>
          <w:i/>
        </w:rPr>
        <w:t xml:space="preserve"> should be clustered together and be searchable using the appropriate search terms.</w:t>
      </w:r>
    </w:p>
    <w:p w:rsidR="00AA47F2" w:rsidRPr="003E2C3B" w:rsidRDefault="00AA47F2" w:rsidP="00AA47F2">
      <w:pPr>
        <w:pStyle w:val="Heading2"/>
        <w:ind w:left="180" w:firstLine="0"/>
        <w:rPr>
          <w:rFonts w:ascii="Candara" w:hAnsi="Candara"/>
        </w:rPr>
      </w:pPr>
      <w:bookmarkStart w:id="30" w:name="_Toc203202373"/>
      <w:bookmarkStart w:id="31" w:name="_Toc204077460"/>
      <w:bookmarkStart w:id="32" w:name="_Toc204077659"/>
      <w:bookmarkStart w:id="33" w:name="_Toc351126709"/>
      <w:bookmarkStart w:id="34" w:name="_Toc365151352"/>
      <w:bookmarkStart w:id="35" w:name="_Toc409781186"/>
      <w:bookmarkEnd w:id="30"/>
      <w:bookmarkEnd w:id="31"/>
      <w:bookmarkEnd w:id="32"/>
      <w:r w:rsidRPr="003E2C3B">
        <w:rPr>
          <w:rFonts w:ascii="Candara" w:hAnsi="Candara"/>
        </w:rPr>
        <w:t>System Functional Overview</w:t>
      </w:r>
      <w:bookmarkEnd w:id="33"/>
      <w:bookmarkEnd w:id="34"/>
      <w:bookmarkEnd w:id="35"/>
    </w:p>
    <w:p w:rsidR="003B2334" w:rsidRPr="003E2C3B" w:rsidRDefault="003B2334" w:rsidP="00997BCC">
      <w:pPr>
        <w:pStyle w:val="NormalIndent"/>
        <w:numPr>
          <w:ilvl w:val="0"/>
          <w:numId w:val="8"/>
        </w:numPr>
        <w:rPr>
          <w:rFonts w:ascii="Candara" w:hAnsi="Candara"/>
          <w:i/>
        </w:rPr>
      </w:pPr>
      <w:r w:rsidRPr="003E2C3B">
        <w:rPr>
          <w:rFonts w:ascii="Candara" w:hAnsi="Candara"/>
          <w:i/>
        </w:rPr>
        <w:t>User management</w:t>
      </w:r>
    </w:p>
    <w:p w:rsidR="00751F4F" w:rsidRPr="003E2C3B" w:rsidRDefault="00751F4F" w:rsidP="00997BCC">
      <w:pPr>
        <w:pStyle w:val="NormalIndent"/>
        <w:numPr>
          <w:ilvl w:val="0"/>
          <w:numId w:val="8"/>
        </w:numPr>
        <w:rPr>
          <w:rFonts w:ascii="Candara" w:hAnsi="Candara"/>
          <w:i/>
        </w:rPr>
      </w:pPr>
      <w:r w:rsidRPr="003E2C3B">
        <w:rPr>
          <w:rFonts w:ascii="Candara" w:hAnsi="Candara"/>
          <w:i/>
        </w:rPr>
        <w:t>Search on complete data</w:t>
      </w:r>
    </w:p>
    <w:p w:rsidR="00751F4F" w:rsidRPr="009A3D57" w:rsidRDefault="00751F4F" w:rsidP="00997BCC">
      <w:pPr>
        <w:pStyle w:val="NormalIndent"/>
        <w:numPr>
          <w:ilvl w:val="0"/>
          <w:numId w:val="8"/>
        </w:numPr>
        <w:rPr>
          <w:rFonts w:ascii="Candara" w:hAnsi="Candara"/>
          <w:i/>
        </w:rPr>
      </w:pPr>
      <w:r w:rsidRPr="003E2C3B">
        <w:rPr>
          <w:rFonts w:ascii="Candara" w:hAnsi="Candara"/>
          <w:i/>
        </w:rPr>
        <w:t>Reporting</w:t>
      </w:r>
      <w:r w:rsidR="009A3D57">
        <w:rPr>
          <w:rFonts w:ascii="Candara" w:hAnsi="Candara"/>
          <w:i/>
        </w:rPr>
        <w:t>&amp;Visualization</w:t>
      </w:r>
      <w:r w:rsidRPr="009A3D57">
        <w:rPr>
          <w:rFonts w:ascii="Candara" w:hAnsi="Candara"/>
          <w:i/>
        </w:rPr>
        <w:t>Export</w:t>
      </w:r>
    </w:p>
    <w:p w:rsidR="00183003" w:rsidRPr="009A3D57" w:rsidRDefault="00183003" w:rsidP="00183003">
      <w:pPr>
        <w:pStyle w:val="NormalIndent"/>
        <w:ind w:left="1080"/>
        <w:rPr>
          <w:rFonts w:ascii="Candara" w:hAnsi="Candara"/>
          <w:i/>
        </w:rPr>
      </w:pPr>
    </w:p>
    <w:p w:rsidR="00AA47F2" w:rsidRPr="003E2C3B" w:rsidRDefault="00E77C44" w:rsidP="00AA47F2">
      <w:pPr>
        <w:pStyle w:val="Heading3"/>
      </w:pPr>
      <w:bookmarkStart w:id="36" w:name="_Toc351126710"/>
      <w:bookmarkStart w:id="37" w:name="_Toc365151353"/>
      <w:bookmarkStart w:id="38" w:name="_Toc409781187"/>
      <w:r w:rsidRPr="00E77C44">
        <w:rPr>
          <w:i/>
        </w:rPr>
        <w:t>Hi</w:t>
      </w:r>
      <w:r w:rsidR="00AA47F2" w:rsidRPr="003E2C3B">
        <w:t>gh Level System Context</w:t>
      </w:r>
      <w:bookmarkEnd w:id="36"/>
      <w:bookmarkEnd w:id="37"/>
      <w:bookmarkEnd w:id="38"/>
    </w:p>
    <w:p w:rsidR="00AE6058" w:rsidRPr="003E2C3B" w:rsidRDefault="00706423" w:rsidP="00B76941">
      <w:pPr>
        <w:pStyle w:val="NormalIndent"/>
        <w:keepNext/>
        <w:ind w:left="720"/>
        <w:jc w:val="center"/>
        <w:rPr>
          <w:rFonts w:ascii="Candara" w:hAnsi="Candara"/>
        </w:rPr>
      </w:pPr>
      <w:r w:rsidRPr="003E2C3B">
        <w:rPr>
          <w:rFonts w:ascii="Candara" w:hAnsi="Candara"/>
        </w:rPr>
        <w:object w:dxaOrig="15418" w:dyaOrig="11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32.25pt" o:ole="">
            <v:imagedata r:id="rId10" o:title=""/>
          </v:shape>
          <o:OLEObject Type="Embed" ProgID="Visio.Drawing.11" ShapeID="_x0000_i1025" DrawAspect="Content" ObjectID="_1484506730" r:id="rId11"/>
        </w:object>
      </w:r>
    </w:p>
    <w:p w:rsidR="0048112B" w:rsidRPr="003E2C3B" w:rsidRDefault="00AE6058" w:rsidP="00F1357D">
      <w:pPr>
        <w:pStyle w:val="Caption"/>
        <w:rPr>
          <w:rFonts w:ascii="Candara" w:hAnsi="Candara"/>
          <w:noProof/>
        </w:rPr>
      </w:pPr>
      <w:r w:rsidRPr="003E2C3B">
        <w:rPr>
          <w:rFonts w:ascii="Candara" w:hAnsi="Candara"/>
        </w:rPr>
        <w:t xml:space="preserve">Figure </w:t>
      </w:r>
      <w:r w:rsidR="00254B7E" w:rsidRPr="003E2C3B">
        <w:rPr>
          <w:rFonts w:ascii="Candara" w:hAnsi="Candara"/>
        </w:rPr>
        <w:fldChar w:fldCharType="begin"/>
      </w:r>
      <w:r w:rsidR="00CE00E4" w:rsidRPr="003E2C3B">
        <w:rPr>
          <w:rFonts w:ascii="Candara" w:hAnsi="Candara"/>
        </w:rPr>
        <w:instrText xml:space="preserve"> SEQ Figure \* ARABIC </w:instrText>
      </w:r>
      <w:r w:rsidR="00254B7E" w:rsidRPr="003E2C3B">
        <w:rPr>
          <w:rFonts w:ascii="Candara" w:hAnsi="Candara"/>
        </w:rPr>
        <w:fldChar w:fldCharType="separate"/>
      </w:r>
      <w:r w:rsidR="000C6079">
        <w:rPr>
          <w:rFonts w:ascii="Candara" w:hAnsi="Candara"/>
          <w:noProof/>
        </w:rPr>
        <w:t>1</w:t>
      </w:r>
      <w:r w:rsidR="00254B7E" w:rsidRPr="003E2C3B">
        <w:rPr>
          <w:rFonts w:ascii="Candara" w:hAnsi="Candara"/>
        </w:rPr>
        <w:fldChar w:fldCharType="end"/>
      </w: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BB6B26" w:rsidRPr="003E2C3B" w:rsidRDefault="00BB6B26" w:rsidP="0048112B">
      <w:pPr>
        <w:pStyle w:val="NormalIndent"/>
        <w:ind w:left="0"/>
        <w:rPr>
          <w:rFonts w:ascii="Candara" w:hAnsi="Candara"/>
          <w:b/>
          <w:i/>
          <w:sz w:val="28"/>
          <w:szCs w:val="28"/>
          <w:u w:val="single"/>
        </w:rPr>
      </w:pPr>
    </w:p>
    <w:p w:rsidR="0048112B" w:rsidRPr="003E2C3B" w:rsidRDefault="00115ECE" w:rsidP="0048112B">
      <w:pPr>
        <w:pStyle w:val="NormalIndent"/>
        <w:ind w:left="0"/>
        <w:rPr>
          <w:rFonts w:ascii="Candara" w:hAnsi="Candara"/>
          <w:b/>
          <w:i/>
          <w:u w:val="single"/>
        </w:rPr>
      </w:pPr>
      <w:r w:rsidRPr="003E2C3B">
        <w:rPr>
          <w:rFonts w:ascii="Candara" w:hAnsi="Candara"/>
          <w:b/>
          <w:i/>
          <w:sz w:val="28"/>
          <w:szCs w:val="28"/>
          <w:u w:val="single"/>
        </w:rPr>
        <w:t>Application</w:t>
      </w:r>
      <w:r w:rsidR="0048112B" w:rsidRPr="003E2C3B">
        <w:rPr>
          <w:rFonts w:ascii="Candara" w:hAnsi="Candara"/>
          <w:b/>
          <w:i/>
          <w:sz w:val="28"/>
          <w:szCs w:val="28"/>
          <w:u w:val="single"/>
        </w:rPr>
        <w:t xml:space="preserve"> Work flow</w:t>
      </w:r>
    </w:p>
    <w:p w:rsidR="00527A9F" w:rsidRPr="003E2C3B" w:rsidRDefault="00090F14" w:rsidP="00527A9F">
      <w:pPr>
        <w:pStyle w:val="NormalIndent"/>
        <w:keepNext/>
        <w:ind w:left="0"/>
        <w:jc w:val="center"/>
        <w:rPr>
          <w:rFonts w:ascii="Candara" w:hAnsi="Candara"/>
        </w:rPr>
      </w:pPr>
      <w:r w:rsidRPr="003E2C3B">
        <w:rPr>
          <w:rFonts w:ascii="Candara" w:hAnsi="Candara"/>
        </w:rPr>
        <w:object w:dxaOrig="14228" w:dyaOrig="10260">
          <v:shape id="_x0000_i1026" type="#_x0000_t75" style="width:459pt;height:331.5pt" o:ole="">
            <v:imagedata r:id="rId12" o:title=""/>
          </v:shape>
          <o:OLEObject Type="Embed" ProgID="Visio.Drawing.11" ShapeID="_x0000_i1026" DrawAspect="Content" ObjectID="_1484506731" r:id="rId13"/>
        </w:object>
      </w:r>
    </w:p>
    <w:p w:rsidR="00AE6058" w:rsidRPr="003E2C3B" w:rsidRDefault="00527A9F" w:rsidP="00527A9F">
      <w:pPr>
        <w:pStyle w:val="Caption"/>
        <w:rPr>
          <w:rFonts w:ascii="Candara" w:hAnsi="Candara"/>
        </w:rPr>
      </w:pPr>
      <w:r w:rsidRPr="003E2C3B">
        <w:rPr>
          <w:rFonts w:ascii="Candara" w:hAnsi="Candara"/>
        </w:rPr>
        <w:t xml:space="preserve">Flow Diagram </w:t>
      </w:r>
      <w:r w:rsidR="00254B7E" w:rsidRPr="003E2C3B">
        <w:rPr>
          <w:rFonts w:ascii="Candara" w:hAnsi="Candara"/>
        </w:rPr>
        <w:fldChar w:fldCharType="begin"/>
      </w:r>
      <w:r w:rsidR="00094E33" w:rsidRPr="003E2C3B">
        <w:rPr>
          <w:rFonts w:ascii="Candara" w:hAnsi="Candara"/>
        </w:rPr>
        <w:instrText xml:space="preserve"> SEQ Flow_Diagram \* ARABIC </w:instrText>
      </w:r>
      <w:r w:rsidR="00254B7E" w:rsidRPr="003E2C3B">
        <w:rPr>
          <w:rFonts w:ascii="Candara" w:hAnsi="Candara"/>
        </w:rPr>
        <w:fldChar w:fldCharType="separate"/>
      </w:r>
      <w:r w:rsidR="007B4330">
        <w:rPr>
          <w:rFonts w:ascii="Candara" w:hAnsi="Candara"/>
          <w:noProof/>
        </w:rPr>
        <w:t>1</w:t>
      </w:r>
      <w:r w:rsidR="00254B7E" w:rsidRPr="003E2C3B">
        <w:rPr>
          <w:rFonts w:ascii="Candara" w:hAnsi="Candara"/>
        </w:rPr>
        <w:fldChar w:fldCharType="end"/>
      </w:r>
    </w:p>
    <w:p w:rsidR="00572426" w:rsidRPr="003E2C3B" w:rsidRDefault="00AA47F2" w:rsidP="00572426">
      <w:pPr>
        <w:pStyle w:val="Heading3"/>
      </w:pPr>
      <w:bookmarkStart w:id="39" w:name="_Toc351126711"/>
      <w:bookmarkStart w:id="40" w:name="_Toc365151354"/>
      <w:bookmarkStart w:id="41" w:name="_Toc409781188"/>
      <w:r w:rsidRPr="003E2C3B">
        <w:t>Technology Overview</w:t>
      </w:r>
      <w:bookmarkEnd w:id="39"/>
      <w:bookmarkEnd w:id="40"/>
      <w:bookmarkEnd w:id="41"/>
    </w:p>
    <w:p w:rsidR="00527A9F" w:rsidRPr="003E2C3B" w:rsidRDefault="0012565C" w:rsidP="00527A9F">
      <w:pPr>
        <w:pStyle w:val="NormalIndent"/>
        <w:keepNext/>
        <w:ind w:left="180"/>
        <w:jc w:val="both"/>
        <w:rPr>
          <w:rFonts w:ascii="Candara" w:hAnsi="Candara"/>
        </w:rPr>
      </w:pPr>
      <w:r w:rsidRPr="003E2C3B">
        <w:rPr>
          <w:rFonts w:ascii="Candara" w:hAnsi="Candara"/>
        </w:rPr>
        <w:object w:dxaOrig="10856" w:dyaOrig="13974">
          <v:shape id="_x0000_i1027" type="#_x0000_t75" style="width:459pt;height:590.25pt" o:ole="">
            <v:imagedata r:id="rId14" o:title=""/>
          </v:shape>
          <o:OLEObject Type="Embed" ProgID="Visio.Drawing.11" ShapeID="_x0000_i1027" DrawAspect="Content" ObjectID="_1484506732" r:id="rId15"/>
        </w:object>
      </w:r>
    </w:p>
    <w:p w:rsidR="008B7C46" w:rsidRPr="003E2C3B" w:rsidRDefault="00527A9F" w:rsidP="00527A9F">
      <w:pPr>
        <w:pStyle w:val="Caption"/>
        <w:rPr>
          <w:rFonts w:ascii="Candara" w:hAnsi="Candara"/>
          <w:noProof/>
          <w:lang w:val="en-IN" w:eastAsia="en-IN"/>
        </w:rPr>
      </w:pPr>
      <w:r w:rsidRPr="003E2C3B">
        <w:rPr>
          <w:rFonts w:ascii="Candara" w:hAnsi="Candara"/>
        </w:rPr>
        <w:t xml:space="preserve">Figure </w:t>
      </w:r>
      <w:r w:rsidR="00254B7E" w:rsidRPr="003E2C3B">
        <w:rPr>
          <w:rFonts w:ascii="Candara" w:hAnsi="Candara"/>
        </w:rPr>
        <w:fldChar w:fldCharType="begin"/>
      </w:r>
      <w:r w:rsidR="00094E33" w:rsidRPr="003E2C3B">
        <w:rPr>
          <w:rFonts w:ascii="Candara" w:hAnsi="Candara"/>
        </w:rPr>
        <w:instrText xml:space="preserve"> SEQ Figure \* ARABIC </w:instrText>
      </w:r>
      <w:r w:rsidR="00254B7E" w:rsidRPr="003E2C3B">
        <w:rPr>
          <w:rFonts w:ascii="Candara" w:hAnsi="Candara"/>
        </w:rPr>
        <w:fldChar w:fldCharType="separate"/>
      </w:r>
      <w:r w:rsidR="000C6079">
        <w:rPr>
          <w:rFonts w:ascii="Candara" w:hAnsi="Candara"/>
          <w:noProof/>
        </w:rPr>
        <w:t>2</w:t>
      </w:r>
      <w:r w:rsidR="00254B7E" w:rsidRPr="003E2C3B">
        <w:rPr>
          <w:rFonts w:ascii="Candara" w:hAnsi="Candara"/>
        </w:rPr>
        <w:fldChar w:fldCharType="end"/>
      </w:r>
    </w:p>
    <w:p w:rsidR="00AE6058" w:rsidRPr="003E2C3B" w:rsidRDefault="00AE6058" w:rsidP="00AE6058">
      <w:pPr>
        <w:pStyle w:val="NormalIndent"/>
        <w:keepNext/>
        <w:ind w:left="180"/>
        <w:jc w:val="both"/>
        <w:rPr>
          <w:rFonts w:ascii="Candara" w:hAnsi="Candara"/>
        </w:rPr>
      </w:pPr>
    </w:p>
    <w:p w:rsidR="00AA47F2" w:rsidRPr="003E2C3B" w:rsidRDefault="00AA47F2" w:rsidP="00AA47F2">
      <w:pPr>
        <w:pStyle w:val="Heading3"/>
      </w:pPr>
      <w:bookmarkStart w:id="42" w:name="_Toc351126712"/>
      <w:bookmarkStart w:id="43" w:name="_Toc365151355"/>
      <w:bookmarkStart w:id="44" w:name="_Toc409781189"/>
      <w:r w:rsidRPr="003E2C3B">
        <w:t>System interfaces Overview</w:t>
      </w:r>
      <w:bookmarkEnd w:id="42"/>
      <w:bookmarkEnd w:id="43"/>
      <w:bookmarkEnd w:id="44"/>
    </w:p>
    <w:p w:rsidR="00B446EE" w:rsidRPr="003E2C3B" w:rsidRDefault="0051777C" w:rsidP="00655718">
      <w:pPr>
        <w:pStyle w:val="NormalIndent"/>
        <w:ind w:left="720"/>
        <w:jc w:val="both"/>
        <w:rPr>
          <w:rFonts w:ascii="Candara" w:hAnsi="Candara"/>
          <w:i/>
          <w:iCs/>
        </w:rPr>
      </w:pPr>
      <w:r w:rsidRPr="003E2C3B">
        <w:rPr>
          <w:rFonts w:ascii="Candara" w:hAnsi="Candara"/>
          <w:i/>
          <w:iCs/>
        </w:rPr>
        <w:t>There will be no interaction with external system</w:t>
      </w:r>
      <w:r w:rsidR="00183003" w:rsidRPr="003E2C3B">
        <w:rPr>
          <w:rFonts w:ascii="Candara" w:hAnsi="Candara"/>
          <w:i/>
          <w:iCs/>
        </w:rPr>
        <w:t>s</w:t>
      </w:r>
      <w:r w:rsidR="00B446EE" w:rsidRPr="003E2C3B">
        <w:rPr>
          <w:rFonts w:ascii="Candara" w:hAnsi="Candara"/>
          <w:i/>
          <w:iCs/>
        </w:rPr>
        <w:t xml:space="preserve">.  </w:t>
      </w:r>
    </w:p>
    <w:p w:rsidR="0030727C" w:rsidRPr="003E2C3B" w:rsidRDefault="0030727C" w:rsidP="00AA47F2">
      <w:pPr>
        <w:pStyle w:val="NormalIndent"/>
        <w:ind w:left="720"/>
        <w:rPr>
          <w:rFonts w:ascii="Candara" w:hAnsi="Candara"/>
          <w:i/>
          <w:iCs/>
        </w:rPr>
      </w:pPr>
    </w:p>
    <w:p w:rsidR="008F1A2F" w:rsidRPr="003E2C3B" w:rsidRDefault="00AA47F2" w:rsidP="008F1A2F">
      <w:pPr>
        <w:pStyle w:val="Heading3"/>
      </w:pPr>
      <w:bookmarkStart w:id="45" w:name="_Toc203202382"/>
      <w:bookmarkStart w:id="46" w:name="_Toc204077469"/>
      <w:bookmarkStart w:id="47" w:name="_Toc204077668"/>
      <w:bookmarkStart w:id="48" w:name="_Toc351126713"/>
      <w:bookmarkStart w:id="49" w:name="_Toc365151356"/>
      <w:bookmarkStart w:id="50" w:name="_Toc409781190"/>
      <w:bookmarkEnd w:id="45"/>
      <w:bookmarkEnd w:id="46"/>
      <w:bookmarkEnd w:id="47"/>
      <w:r w:rsidRPr="003E2C3B">
        <w:t>Data Model</w:t>
      </w:r>
      <w:bookmarkEnd w:id="48"/>
      <w:bookmarkEnd w:id="49"/>
      <w:bookmarkEnd w:id="50"/>
    </w:p>
    <w:p w:rsidR="00527A9F" w:rsidRPr="003E2C3B" w:rsidRDefault="00773FAD" w:rsidP="00527A9F">
      <w:pPr>
        <w:keepNext/>
        <w:ind w:left="180" w:firstLine="720"/>
        <w:jc w:val="center"/>
        <w:rPr>
          <w:rFonts w:ascii="Candara" w:hAnsi="Candara"/>
        </w:rPr>
      </w:pPr>
      <w:bookmarkStart w:id="51" w:name="_Toc351114289"/>
      <w:bookmarkStart w:id="52" w:name="_Toc351126714"/>
      <w:bookmarkStart w:id="53" w:name="_Toc351128079"/>
      <w:r w:rsidRPr="003E2C3B">
        <w:rPr>
          <w:rFonts w:ascii="Candara" w:hAnsi="Candara"/>
        </w:rPr>
        <w:t>The Below fig</w:t>
      </w:r>
      <w:r w:rsidR="00642F90" w:rsidRPr="003E2C3B">
        <w:rPr>
          <w:rFonts w:ascii="Candara" w:hAnsi="Candara"/>
        </w:rPr>
        <w:t>ure</w:t>
      </w:r>
      <w:r w:rsidRPr="003E2C3B">
        <w:rPr>
          <w:rFonts w:ascii="Candara" w:hAnsi="Candara"/>
        </w:rPr>
        <w:t xml:space="preserve"> depicts high level illustration of the data model.</w:t>
      </w:r>
      <w:bookmarkEnd w:id="51"/>
      <w:bookmarkEnd w:id="52"/>
      <w:bookmarkEnd w:id="53"/>
      <w:r w:rsidR="00642F90" w:rsidRPr="003E2C3B">
        <w:rPr>
          <w:rFonts w:ascii="Candara" w:hAnsi="Candara"/>
        </w:rPr>
        <w:br/>
      </w:r>
      <w:r w:rsidR="00642F90" w:rsidRPr="003E2C3B">
        <w:rPr>
          <w:rFonts w:ascii="Candara" w:hAnsi="Candara"/>
        </w:rPr>
        <w:object w:dxaOrig="15136" w:dyaOrig="13351">
          <v:shape id="_x0000_i1028" type="#_x0000_t75" style="width:458.25pt;height:404.25pt" o:ole="">
            <v:imagedata r:id="rId16" o:title=""/>
          </v:shape>
          <o:OLEObject Type="Embed" ProgID="Visio.Drawing.11" ShapeID="_x0000_i1028" DrawAspect="Content" ObjectID="_1484506733" r:id="rId17"/>
        </w:object>
      </w:r>
      <w:r w:rsidR="00527A9F" w:rsidRPr="003E2C3B">
        <w:rPr>
          <w:rFonts w:ascii="Candara" w:hAnsi="Candara"/>
        </w:rPr>
        <w:t xml:space="preserve">Figure </w:t>
      </w:r>
      <w:r w:rsidR="00254B7E" w:rsidRPr="003E2C3B">
        <w:rPr>
          <w:rFonts w:ascii="Candara" w:hAnsi="Candara"/>
        </w:rPr>
        <w:fldChar w:fldCharType="begin"/>
      </w:r>
      <w:r w:rsidR="00094E33" w:rsidRPr="003E2C3B">
        <w:rPr>
          <w:rFonts w:ascii="Candara" w:hAnsi="Candara"/>
        </w:rPr>
        <w:instrText xml:space="preserve"> SEQ Figure \* ARABIC </w:instrText>
      </w:r>
      <w:r w:rsidR="00254B7E" w:rsidRPr="003E2C3B">
        <w:rPr>
          <w:rFonts w:ascii="Candara" w:hAnsi="Candara"/>
        </w:rPr>
        <w:fldChar w:fldCharType="separate"/>
      </w:r>
      <w:r w:rsidR="000C6079">
        <w:rPr>
          <w:rFonts w:ascii="Candara" w:hAnsi="Candara"/>
          <w:noProof/>
        </w:rPr>
        <w:t>3</w:t>
      </w:r>
      <w:r w:rsidR="00254B7E" w:rsidRPr="003E2C3B">
        <w:rPr>
          <w:rFonts w:ascii="Candara" w:hAnsi="Candara"/>
        </w:rPr>
        <w:fldChar w:fldCharType="end"/>
      </w:r>
    </w:p>
    <w:p w:rsidR="006B1BFC" w:rsidRPr="003E2C3B" w:rsidRDefault="008436FF" w:rsidP="008436FF">
      <w:pPr>
        <w:ind w:left="180" w:firstLine="720"/>
        <w:jc w:val="center"/>
        <w:rPr>
          <w:rFonts w:ascii="Candara" w:hAnsi="Candara"/>
          <w:i/>
          <w:iCs/>
          <w:sz w:val="24"/>
          <w:szCs w:val="24"/>
        </w:rPr>
      </w:pPr>
      <w:r w:rsidRPr="003E2C3B">
        <w:rPr>
          <w:rFonts w:ascii="Candara" w:hAnsi="Candara"/>
          <w:i/>
          <w:iCs/>
          <w:sz w:val="24"/>
          <w:szCs w:val="24"/>
        </w:rPr>
        <w:object w:dxaOrig="1551" w:dyaOrig="1004">
          <v:shape id="_x0000_i1029" type="#_x0000_t75" style="width:77.25pt;height:50.25pt" o:ole="">
            <v:imagedata r:id="rId18" o:title=""/>
          </v:shape>
          <o:OLEObject Type="Embed" ProgID="Package" ShapeID="_x0000_i1029" DrawAspect="Icon" ObjectID="_1484506734" r:id="rId19"/>
        </w:object>
      </w:r>
      <w:r w:rsidRPr="003E2C3B">
        <w:rPr>
          <w:rFonts w:ascii="Candara" w:hAnsi="Candara"/>
          <w:i/>
          <w:iCs/>
          <w:sz w:val="24"/>
          <w:szCs w:val="24"/>
        </w:rPr>
        <w:object w:dxaOrig="1551" w:dyaOrig="1004">
          <v:shape id="_x0000_i1030" type="#_x0000_t75" style="width:77.25pt;height:50.25pt" o:ole="">
            <v:imagedata r:id="rId20" o:title=""/>
          </v:shape>
          <o:OLEObject Type="Embed" ProgID="Package" ShapeID="_x0000_i1030" DrawAspect="Icon" ObjectID="_1484506735" r:id="rId21"/>
        </w:object>
      </w:r>
    </w:p>
    <w:p w:rsidR="00665847" w:rsidRPr="003E2C3B" w:rsidRDefault="00665847" w:rsidP="00642F90">
      <w:pPr>
        <w:ind w:left="180" w:firstLine="720"/>
        <w:rPr>
          <w:rFonts w:ascii="Candara" w:hAnsi="Candara"/>
          <w:i/>
          <w:iCs/>
          <w:sz w:val="24"/>
          <w:szCs w:val="24"/>
        </w:rPr>
      </w:pPr>
      <w:r w:rsidRPr="003E2C3B">
        <w:rPr>
          <w:rFonts w:ascii="Candara" w:hAnsi="Candara"/>
          <w:i/>
          <w:iCs/>
          <w:sz w:val="24"/>
          <w:szCs w:val="24"/>
        </w:rPr>
        <w:t xml:space="preserve">Note: The flow and design may change based on the final SRS </w:t>
      </w:r>
      <w:r w:rsidR="00D92A3D" w:rsidRPr="003E2C3B">
        <w:rPr>
          <w:rFonts w:ascii="Candara" w:hAnsi="Candara"/>
          <w:i/>
          <w:iCs/>
          <w:sz w:val="24"/>
          <w:szCs w:val="24"/>
        </w:rPr>
        <w:t>document.</w:t>
      </w:r>
    </w:p>
    <w:p w:rsidR="00665847" w:rsidRPr="003E2C3B" w:rsidDel="00E70CE7" w:rsidRDefault="00642F90" w:rsidP="00997BCC">
      <w:pPr>
        <w:pStyle w:val="ListParagraph"/>
        <w:numPr>
          <w:ilvl w:val="0"/>
          <w:numId w:val="10"/>
        </w:numPr>
        <w:spacing w:before="100" w:beforeAutospacing="1" w:after="100" w:afterAutospacing="1" w:line="240" w:lineRule="auto"/>
        <w:rPr>
          <w:del w:id="54" w:author="SATISH PALLI" w:date="2015-02-03T22:11:00Z"/>
          <w:rFonts w:ascii="Candara" w:eastAsia="Times New Roman" w:hAnsi="Candara"/>
          <w:i/>
          <w:iCs/>
          <w:sz w:val="24"/>
          <w:szCs w:val="24"/>
        </w:rPr>
      </w:pPr>
      <w:del w:id="55" w:author="SATISH PALLI" w:date="2015-02-03T22:11:00Z">
        <w:r w:rsidRPr="003E2C3B" w:rsidDel="00E70CE7">
          <w:rPr>
            <w:rFonts w:ascii="Candara" w:eastAsia="Times New Roman" w:hAnsi="Candara"/>
            <w:b/>
            <w:bCs/>
            <w:i/>
            <w:iCs/>
            <w:sz w:val="24"/>
            <w:szCs w:val="24"/>
          </w:rPr>
          <w:delText>Treatment Arms, Demographics &amp;</w:delText>
        </w:r>
        <w:r w:rsidR="008B7478" w:rsidRPr="003E2C3B" w:rsidDel="00E70CE7">
          <w:rPr>
            <w:rFonts w:ascii="Candara" w:eastAsia="Times New Roman" w:hAnsi="Candara"/>
            <w:b/>
            <w:bCs/>
            <w:i/>
            <w:iCs/>
            <w:sz w:val="24"/>
            <w:szCs w:val="24"/>
          </w:rPr>
          <w:delText>Treatments:</w:delText>
        </w:r>
        <w:r w:rsidR="00665847" w:rsidRPr="003E2C3B" w:rsidDel="00E70CE7">
          <w:rPr>
            <w:rFonts w:ascii="Candara" w:eastAsia="Times New Roman" w:hAnsi="Candara"/>
            <w:i/>
            <w:iCs/>
            <w:sz w:val="24"/>
            <w:szCs w:val="24"/>
          </w:rPr>
          <w:delText xml:space="preserve">This section will have </w:delText>
        </w:r>
        <w:r w:rsidR="008B7478" w:rsidRPr="003E2C3B" w:rsidDel="00E70CE7">
          <w:rPr>
            <w:rFonts w:ascii="Candara" w:eastAsia="Times New Roman" w:hAnsi="Candara"/>
            <w:i/>
            <w:iCs/>
            <w:sz w:val="24"/>
            <w:szCs w:val="24"/>
          </w:rPr>
          <w:delText xml:space="preserve">tables related to patient treatment </w:delText>
        </w:r>
        <w:r w:rsidR="007D6307" w:rsidRPr="003E2C3B" w:rsidDel="00E70CE7">
          <w:rPr>
            <w:rFonts w:ascii="Candara" w:eastAsia="Times New Roman" w:hAnsi="Candara"/>
            <w:i/>
            <w:iCs/>
            <w:sz w:val="24"/>
            <w:szCs w:val="24"/>
          </w:rPr>
          <w:delText>details.</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56" w:author="SATISH PALLI" w:date="2015-02-03T22:11:00Z"/>
          <w:rFonts w:ascii="Candara" w:eastAsia="Times New Roman" w:hAnsi="Candara"/>
          <w:i/>
          <w:iCs/>
          <w:sz w:val="24"/>
          <w:szCs w:val="24"/>
        </w:rPr>
      </w:pPr>
      <w:del w:id="57" w:author="SATISH PALLI" w:date="2015-02-03T22:11:00Z">
        <w:r w:rsidRPr="003E2C3B" w:rsidDel="00E70CE7">
          <w:rPr>
            <w:rFonts w:ascii="Candara" w:eastAsia="Times New Roman" w:hAnsi="Candara"/>
            <w:b/>
            <w:bCs/>
            <w:i/>
            <w:iCs/>
            <w:sz w:val="24"/>
            <w:szCs w:val="24"/>
          </w:rPr>
          <w:delText>Treatment</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58" w:author="SATISH PALLI" w:date="2015-02-03T22:11:00Z"/>
          <w:rFonts w:ascii="Candara" w:eastAsia="Times New Roman" w:hAnsi="Candara"/>
          <w:i/>
          <w:iCs/>
          <w:sz w:val="24"/>
          <w:szCs w:val="24"/>
        </w:rPr>
      </w:pPr>
      <w:del w:id="59" w:author="SATISH PALLI" w:date="2015-02-03T22:11:00Z">
        <w:r w:rsidRPr="003E2C3B" w:rsidDel="00E70CE7">
          <w:rPr>
            <w:rFonts w:ascii="Candara" w:eastAsia="Times New Roman" w:hAnsi="Candara"/>
            <w:b/>
            <w:bCs/>
            <w:i/>
            <w:iCs/>
            <w:sz w:val="24"/>
            <w:szCs w:val="24"/>
          </w:rPr>
          <w:delText>Treatment Arms</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60" w:author="SATISH PALLI" w:date="2015-02-03T22:11:00Z"/>
          <w:rFonts w:ascii="Candara" w:eastAsia="Times New Roman" w:hAnsi="Candara"/>
          <w:i/>
          <w:iCs/>
          <w:sz w:val="24"/>
          <w:szCs w:val="24"/>
        </w:rPr>
      </w:pPr>
      <w:del w:id="61" w:author="SATISH PALLI" w:date="2015-02-03T22:11:00Z">
        <w:r w:rsidRPr="003E2C3B" w:rsidDel="00E70CE7">
          <w:rPr>
            <w:rFonts w:ascii="Candara" w:eastAsia="Times New Roman" w:hAnsi="Candara"/>
            <w:b/>
            <w:bCs/>
            <w:i/>
            <w:iCs/>
            <w:sz w:val="24"/>
            <w:szCs w:val="24"/>
          </w:rPr>
          <w:delText>Planned Treatment Duration</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62" w:author="SATISH PALLI" w:date="2015-02-03T22:11:00Z"/>
          <w:rFonts w:ascii="Candara" w:eastAsia="Times New Roman" w:hAnsi="Candara"/>
          <w:i/>
          <w:iCs/>
          <w:sz w:val="24"/>
          <w:szCs w:val="24"/>
        </w:rPr>
      </w:pPr>
      <w:del w:id="63" w:author="SATISH PALLI" w:date="2015-02-03T22:11:00Z">
        <w:r w:rsidRPr="003E2C3B" w:rsidDel="00E70CE7">
          <w:rPr>
            <w:rFonts w:ascii="Candara" w:eastAsia="Times New Roman" w:hAnsi="Candara"/>
            <w:b/>
            <w:bCs/>
            <w:i/>
            <w:iCs/>
            <w:sz w:val="24"/>
            <w:szCs w:val="24"/>
          </w:rPr>
          <w:delText>Actual Treatment Duration</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64" w:author="SATISH PALLI" w:date="2015-02-03T22:11:00Z"/>
          <w:rFonts w:ascii="Candara" w:eastAsia="Times New Roman" w:hAnsi="Candara"/>
          <w:i/>
          <w:iCs/>
          <w:sz w:val="24"/>
          <w:szCs w:val="24"/>
        </w:rPr>
      </w:pPr>
      <w:del w:id="65" w:author="SATISH PALLI" w:date="2015-02-03T22:11:00Z">
        <w:r w:rsidRPr="003E2C3B" w:rsidDel="00E70CE7">
          <w:rPr>
            <w:rFonts w:ascii="Candara" w:eastAsia="Times New Roman" w:hAnsi="Candara"/>
            <w:b/>
            <w:bCs/>
            <w:i/>
            <w:iCs/>
            <w:sz w:val="24"/>
            <w:szCs w:val="24"/>
          </w:rPr>
          <w:delText>Intervention</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66" w:author="SATISH PALLI" w:date="2015-02-03T22:11:00Z"/>
          <w:rFonts w:ascii="Candara" w:eastAsia="Times New Roman" w:hAnsi="Candara"/>
          <w:i/>
          <w:iCs/>
          <w:sz w:val="24"/>
          <w:szCs w:val="24"/>
        </w:rPr>
      </w:pPr>
      <w:del w:id="67" w:author="SATISH PALLI" w:date="2015-02-03T22:11:00Z">
        <w:r w:rsidRPr="003E2C3B" w:rsidDel="00E70CE7">
          <w:rPr>
            <w:rFonts w:ascii="Candara" w:eastAsia="Times New Roman" w:hAnsi="Candara"/>
            <w:b/>
            <w:bCs/>
            <w:i/>
            <w:iCs/>
            <w:sz w:val="24"/>
            <w:szCs w:val="24"/>
          </w:rPr>
          <w:delText>Intervention Factor</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68" w:author="SATISH PALLI" w:date="2015-02-03T22:11:00Z"/>
          <w:rFonts w:ascii="Candara" w:eastAsia="Times New Roman" w:hAnsi="Candara"/>
          <w:i/>
          <w:iCs/>
          <w:sz w:val="24"/>
          <w:szCs w:val="24"/>
        </w:rPr>
      </w:pPr>
      <w:del w:id="69" w:author="SATISH PALLI" w:date="2015-02-03T22:11:00Z">
        <w:r w:rsidRPr="003E2C3B" w:rsidDel="00E70CE7">
          <w:rPr>
            <w:rFonts w:ascii="Candara" w:eastAsia="Times New Roman" w:hAnsi="Candara"/>
            <w:b/>
            <w:bCs/>
            <w:i/>
            <w:iCs/>
            <w:sz w:val="24"/>
            <w:szCs w:val="24"/>
          </w:rPr>
          <w:delText>Demographics</w:delText>
        </w:r>
      </w:del>
    </w:p>
    <w:p w:rsidR="008B7478" w:rsidRPr="003E2C3B" w:rsidDel="00E70CE7" w:rsidRDefault="008B7478" w:rsidP="00997BCC">
      <w:pPr>
        <w:pStyle w:val="ListParagraph"/>
        <w:numPr>
          <w:ilvl w:val="0"/>
          <w:numId w:val="10"/>
        </w:numPr>
        <w:spacing w:before="100" w:beforeAutospacing="1" w:after="100" w:afterAutospacing="1" w:line="240" w:lineRule="auto"/>
        <w:rPr>
          <w:del w:id="70" w:author="SATISH PALLI" w:date="2015-02-03T22:11:00Z"/>
          <w:rFonts w:ascii="Candara" w:eastAsia="Times New Roman" w:hAnsi="Candara"/>
          <w:i/>
          <w:iCs/>
          <w:sz w:val="24"/>
          <w:szCs w:val="24"/>
        </w:rPr>
      </w:pPr>
      <w:del w:id="71" w:author="SATISH PALLI" w:date="2015-02-03T22:11:00Z">
        <w:r w:rsidRPr="003E2C3B" w:rsidDel="00E70CE7">
          <w:rPr>
            <w:rFonts w:ascii="Candara" w:eastAsia="Times New Roman" w:hAnsi="Candara"/>
            <w:b/>
            <w:bCs/>
            <w:i/>
            <w:iCs/>
            <w:sz w:val="24"/>
            <w:szCs w:val="24"/>
          </w:rPr>
          <w:delText>Publications &amp; Trials:</w:delText>
        </w:r>
        <w:r w:rsidRPr="003E2C3B" w:rsidDel="00E70CE7">
          <w:rPr>
            <w:rFonts w:ascii="Candara" w:eastAsia="Times New Roman" w:hAnsi="Candara"/>
            <w:i/>
            <w:iCs/>
            <w:sz w:val="24"/>
            <w:szCs w:val="24"/>
          </w:rPr>
          <w:delText xml:space="preserve">  This section will have tables related publications and trials information</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72" w:author="SATISH PALLI" w:date="2015-02-03T22:11:00Z"/>
          <w:rFonts w:ascii="Candara" w:eastAsia="Times New Roman" w:hAnsi="Candara"/>
          <w:i/>
          <w:iCs/>
          <w:sz w:val="24"/>
          <w:szCs w:val="24"/>
        </w:rPr>
      </w:pPr>
      <w:del w:id="73" w:author="SATISH PALLI" w:date="2015-02-03T22:11:00Z">
        <w:r w:rsidRPr="003E2C3B" w:rsidDel="00E70CE7">
          <w:rPr>
            <w:rFonts w:ascii="Candara" w:eastAsia="Times New Roman" w:hAnsi="Candara"/>
            <w:b/>
            <w:bCs/>
            <w:i/>
            <w:iCs/>
            <w:sz w:val="24"/>
            <w:szCs w:val="24"/>
          </w:rPr>
          <w:delText>Publications</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74" w:author="SATISH PALLI" w:date="2015-02-03T22:11:00Z"/>
          <w:rFonts w:ascii="Candara" w:eastAsia="Times New Roman" w:hAnsi="Candara"/>
          <w:i/>
          <w:iCs/>
          <w:sz w:val="24"/>
          <w:szCs w:val="24"/>
        </w:rPr>
      </w:pPr>
      <w:del w:id="75" w:author="SATISH PALLI" w:date="2015-02-03T22:11:00Z">
        <w:r w:rsidRPr="003E2C3B" w:rsidDel="00E70CE7">
          <w:rPr>
            <w:rFonts w:ascii="Candara" w:eastAsia="Times New Roman" w:hAnsi="Candara"/>
            <w:b/>
            <w:bCs/>
            <w:i/>
            <w:iCs/>
            <w:sz w:val="24"/>
            <w:szCs w:val="24"/>
          </w:rPr>
          <w:delText>Trials</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76" w:author="SATISH PALLI" w:date="2015-02-03T22:11:00Z"/>
          <w:rFonts w:ascii="Candara" w:eastAsia="Times New Roman" w:hAnsi="Candara"/>
          <w:i/>
          <w:iCs/>
          <w:sz w:val="24"/>
          <w:szCs w:val="24"/>
        </w:rPr>
      </w:pPr>
      <w:del w:id="77" w:author="SATISH PALLI" w:date="2015-02-03T22:11:00Z">
        <w:r w:rsidRPr="003E2C3B" w:rsidDel="00E70CE7">
          <w:rPr>
            <w:rFonts w:ascii="Candara" w:eastAsia="Times New Roman" w:hAnsi="Candara"/>
            <w:b/>
            <w:bCs/>
            <w:i/>
            <w:iCs/>
            <w:sz w:val="24"/>
            <w:szCs w:val="24"/>
          </w:rPr>
          <w:delText>Criteria</w:delText>
        </w:r>
      </w:del>
    </w:p>
    <w:p w:rsidR="008B7478" w:rsidRPr="003E2C3B" w:rsidDel="00E70CE7" w:rsidRDefault="008B7478" w:rsidP="00997BCC">
      <w:pPr>
        <w:pStyle w:val="ListParagraph"/>
        <w:numPr>
          <w:ilvl w:val="0"/>
          <w:numId w:val="10"/>
        </w:numPr>
        <w:spacing w:before="100" w:beforeAutospacing="1" w:after="100" w:afterAutospacing="1" w:line="240" w:lineRule="auto"/>
        <w:rPr>
          <w:del w:id="78" w:author="SATISH PALLI" w:date="2015-02-03T22:11:00Z"/>
          <w:rFonts w:ascii="Candara" w:hAnsi="Candara"/>
          <w:color w:val="000000"/>
        </w:rPr>
      </w:pPr>
      <w:del w:id="79" w:author="SATISH PALLI" w:date="2015-02-03T22:11:00Z">
        <w:r w:rsidRPr="003E2C3B" w:rsidDel="00E70CE7">
          <w:rPr>
            <w:rFonts w:ascii="Candara" w:eastAsia="Times New Roman" w:hAnsi="Candara"/>
            <w:b/>
            <w:bCs/>
            <w:i/>
            <w:iCs/>
            <w:sz w:val="24"/>
            <w:szCs w:val="24"/>
          </w:rPr>
          <w:delText>Outcomes:</w:delText>
        </w:r>
        <w:r w:rsidRPr="003E2C3B" w:rsidDel="00E70CE7">
          <w:rPr>
            <w:rFonts w:ascii="Candara" w:eastAsia="Times New Roman" w:hAnsi="Candara"/>
            <w:i/>
            <w:iCs/>
            <w:sz w:val="24"/>
            <w:szCs w:val="24"/>
          </w:rPr>
          <w:delText xml:space="preserve"> This section will have tables related to outcomes.</w:delText>
        </w:r>
      </w:del>
    </w:p>
    <w:p w:rsidR="007D6307" w:rsidRPr="003E2C3B" w:rsidDel="00E70CE7" w:rsidRDefault="007D6307" w:rsidP="00997BCC">
      <w:pPr>
        <w:pStyle w:val="ListParagraph"/>
        <w:numPr>
          <w:ilvl w:val="1"/>
          <w:numId w:val="10"/>
        </w:numPr>
        <w:spacing w:before="100" w:beforeAutospacing="1" w:after="100" w:afterAutospacing="1" w:line="240" w:lineRule="auto"/>
        <w:rPr>
          <w:del w:id="80" w:author="SATISH PALLI" w:date="2015-02-03T22:11:00Z"/>
          <w:rFonts w:ascii="Candara" w:hAnsi="Candara"/>
          <w:color w:val="000000"/>
        </w:rPr>
      </w:pPr>
      <w:del w:id="81" w:author="SATISH PALLI" w:date="2015-02-03T22:11:00Z">
        <w:r w:rsidRPr="003E2C3B" w:rsidDel="00E70CE7">
          <w:rPr>
            <w:rFonts w:ascii="Candara" w:eastAsia="Times New Roman" w:hAnsi="Candara"/>
            <w:b/>
            <w:bCs/>
            <w:i/>
            <w:iCs/>
            <w:sz w:val="24"/>
            <w:szCs w:val="24"/>
          </w:rPr>
          <w:delText>Outcomes</w:delText>
        </w:r>
      </w:del>
    </w:p>
    <w:p w:rsidR="00665847" w:rsidRPr="003E2C3B" w:rsidRDefault="00665847" w:rsidP="008B7478">
      <w:pPr>
        <w:pStyle w:val="ListParagraph"/>
        <w:spacing w:before="100" w:beforeAutospacing="1" w:after="100" w:afterAutospacing="1" w:line="240" w:lineRule="auto"/>
        <w:ind w:left="540"/>
        <w:rPr>
          <w:rFonts w:ascii="Candara" w:hAnsi="Candara"/>
          <w:color w:val="000000"/>
          <w:highlight w:val="yellow"/>
        </w:rPr>
      </w:pPr>
    </w:p>
    <w:p w:rsidR="00AA47F2" w:rsidRPr="003E2C3B" w:rsidRDefault="00AA47F2" w:rsidP="00E82AC5">
      <w:pPr>
        <w:pStyle w:val="Heading1"/>
        <w:tabs>
          <w:tab w:val="clear" w:pos="432"/>
        </w:tabs>
        <w:rPr>
          <w:rFonts w:ascii="Candara" w:hAnsi="Candara"/>
          <w:lang w:val="en-IN"/>
        </w:rPr>
      </w:pPr>
      <w:bookmarkStart w:id="82" w:name="_Toc351126715"/>
      <w:bookmarkStart w:id="83" w:name="_Toc365151357"/>
      <w:bookmarkStart w:id="84" w:name="_Toc409781191"/>
      <w:r w:rsidRPr="003E2C3B">
        <w:rPr>
          <w:rFonts w:ascii="Candara" w:hAnsi="Candara"/>
        </w:rPr>
        <w:t>Business Requirements</w:t>
      </w:r>
      <w:bookmarkEnd w:id="82"/>
      <w:bookmarkEnd w:id="83"/>
      <w:bookmarkEnd w:id="84"/>
    </w:p>
    <w:p w:rsidR="00292C36" w:rsidRPr="003E2C3B" w:rsidRDefault="00E9475A" w:rsidP="00F62F35">
      <w:pPr>
        <w:spacing w:line="240" w:lineRule="auto"/>
        <w:rPr>
          <w:rFonts w:ascii="Candara" w:hAnsi="Candara"/>
          <w:lang w:val="en-IN"/>
        </w:rPr>
      </w:pPr>
      <w:r w:rsidRPr="003E2C3B">
        <w:rPr>
          <w:rFonts w:ascii="Candara" w:hAnsi="Candara"/>
          <w:lang w:val="en-IN"/>
        </w:rPr>
        <w:t>Below are the list of requirements, these requirements are categorized as per the business criticality like:</w:t>
      </w:r>
    </w:p>
    <w:p w:rsidR="00E9475A" w:rsidRPr="003E2C3B" w:rsidRDefault="00E9475A" w:rsidP="00C71DFC">
      <w:pPr>
        <w:numPr>
          <w:ilvl w:val="0"/>
          <w:numId w:val="21"/>
        </w:numPr>
        <w:spacing w:line="240" w:lineRule="auto"/>
        <w:rPr>
          <w:rFonts w:ascii="Candara" w:hAnsi="Candara"/>
          <w:lang w:val="en-IN"/>
        </w:rPr>
      </w:pPr>
      <w:r w:rsidRPr="003E2C3B">
        <w:rPr>
          <w:rFonts w:ascii="Candara" w:hAnsi="Candara"/>
          <w:lang w:val="en-IN"/>
        </w:rPr>
        <w:t>P1 : High</w:t>
      </w:r>
    </w:p>
    <w:p w:rsidR="00E9475A" w:rsidRPr="003E2C3B" w:rsidRDefault="00E9475A" w:rsidP="00C71DFC">
      <w:pPr>
        <w:numPr>
          <w:ilvl w:val="0"/>
          <w:numId w:val="21"/>
        </w:numPr>
        <w:spacing w:line="240" w:lineRule="auto"/>
        <w:rPr>
          <w:rFonts w:ascii="Candara" w:hAnsi="Candara"/>
          <w:lang w:val="en-IN"/>
        </w:rPr>
      </w:pPr>
      <w:r w:rsidRPr="003E2C3B">
        <w:rPr>
          <w:rFonts w:ascii="Candara" w:hAnsi="Candara"/>
          <w:lang w:val="en-IN"/>
        </w:rPr>
        <w:t>P2: Medium</w:t>
      </w:r>
    </w:p>
    <w:p w:rsidR="00E9475A" w:rsidRPr="003E2C3B" w:rsidRDefault="00E9475A" w:rsidP="00C71DFC">
      <w:pPr>
        <w:numPr>
          <w:ilvl w:val="0"/>
          <w:numId w:val="21"/>
        </w:numPr>
        <w:spacing w:line="240" w:lineRule="auto"/>
        <w:rPr>
          <w:rFonts w:ascii="Candara" w:hAnsi="Candara"/>
          <w:lang w:val="en-IN"/>
        </w:rPr>
      </w:pPr>
      <w:r w:rsidRPr="003E2C3B">
        <w:rPr>
          <w:rFonts w:ascii="Candara" w:hAnsi="Candara"/>
          <w:lang w:val="en-IN"/>
        </w:rPr>
        <w:t>P3: Low</w:t>
      </w:r>
    </w:p>
    <w:p w:rsidR="00E9475A" w:rsidRPr="003E2C3B" w:rsidRDefault="00E9475A" w:rsidP="00F62F35">
      <w:pPr>
        <w:spacing w:line="240" w:lineRule="auto"/>
        <w:rPr>
          <w:rFonts w:ascii="Candara" w:hAnsi="Candara"/>
          <w:lang w:val="en-IN"/>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3402"/>
        <w:gridCol w:w="992"/>
        <w:gridCol w:w="4513"/>
      </w:tblGrid>
      <w:tr w:rsidR="004531F9" w:rsidRPr="003E2C3B" w:rsidTr="00655718">
        <w:trPr>
          <w:cantSplit/>
          <w:trHeight w:val="709"/>
          <w:tblHeader/>
        </w:trPr>
        <w:tc>
          <w:tcPr>
            <w:tcW w:w="1101" w:type="dxa"/>
            <w:shd w:val="pct20" w:color="auto" w:fill="FFFFFF"/>
          </w:tcPr>
          <w:p w:rsidR="004531F9" w:rsidRPr="003E2C3B" w:rsidRDefault="004531F9" w:rsidP="005C1DD9">
            <w:pPr>
              <w:jc w:val="center"/>
              <w:rPr>
                <w:rFonts w:ascii="Candara" w:hAnsi="Candara" w:cs="Calibri"/>
                <w:b/>
                <w:sz w:val="20"/>
              </w:rPr>
            </w:pPr>
            <w:r w:rsidRPr="003E2C3B">
              <w:rPr>
                <w:rFonts w:ascii="Candara" w:hAnsi="Candara" w:cs="Calibri"/>
                <w:b/>
                <w:sz w:val="20"/>
              </w:rPr>
              <w:t>Req. ID</w:t>
            </w:r>
          </w:p>
        </w:tc>
        <w:tc>
          <w:tcPr>
            <w:tcW w:w="3402" w:type="dxa"/>
            <w:tcBorders>
              <w:right w:val="nil"/>
            </w:tcBorders>
            <w:shd w:val="pct20" w:color="auto" w:fill="FFFFFF"/>
          </w:tcPr>
          <w:p w:rsidR="004531F9" w:rsidRPr="003E2C3B" w:rsidRDefault="004531F9" w:rsidP="005C1DD9">
            <w:pPr>
              <w:jc w:val="center"/>
              <w:rPr>
                <w:rFonts w:ascii="Candara" w:hAnsi="Candara" w:cs="Calibri"/>
                <w:b/>
                <w:sz w:val="20"/>
              </w:rPr>
            </w:pPr>
            <w:r w:rsidRPr="003E2C3B">
              <w:rPr>
                <w:rFonts w:ascii="Candara" w:hAnsi="Candara" w:cs="Calibri"/>
                <w:b/>
                <w:sz w:val="20"/>
              </w:rPr>
              <w:t>Requirement Description</w:t>
            </w:r>
          </w:p>
        </w:tc>
        <w:tc>
          <w:tcPr>
            <w:tcW w:w="992" w:type="dxa"/>
            <w:tcBorders>
              <w:right w:val="single" w:sz="4" w:space="0" w:color="auto"/>
            </w:tcBorders>
            <w:shd w:val="pct20" w:color="auto" w:fill="FFFFFF"/>
          </w:tcPr>
          <w:p w:rsidR="004531F9" w:rsidRPr="003E2C3B" w:rsidRDefault="004531F9" w:rsidP="005C1DD9">
            <w:pPr>
              <w:jc w:val="center"/>
              <w:rPr>
                <w:rFonts w:ascii="Candara" w:hAnsi="Candara" w:cs="Calibri"/>
                <w:b/>
                <w:sz w:val="20"/>
              </w:rPr>
            </w:pPr>
            <w:r w:rsidRPr="003E2C3B">
              <w:rPr>
                <w:rFonts w:ascii="Candara" w:hAnsi="Candara" w:cs="Calibri"/>
                <w:b/>
                <w:sz w:val="20"/>
              </w:rPr>
              <w:t>Business Criticality</w:t>
            </w:r>
          </w:p>
        </w:tc>
        <w:tc>
          <w:tcPr>
            <w:tcW w:w="4513" w:type="dxa"/>
            <w:tcBorders>
              <w:left w:val="nil"/>
            </w:tcBorders>
            <w:shd w:val="pct20" w:color="auto" w:fill="FFFFFF"/>
          </w:tcPr>
          <w:p w:rsidR="004531F9" w:rsidRPr="003E2C3B" w:rsidRDefault="004531F9" w:rsidP="005C1DD9">
            <w:pPr>
              <w:jc w:val="center"/>
              <w:rPr>
                <w:rFonts w:ascii="Candara" w:hAnsi="Candara" w:cs="Calibri"/>
                <w:b/>
                <w:sz w:val="20"/>
              </w:rPr>
            </w:pPr>
            <w:r w:rsidRPr="003E2C3B">
              <w:rPr>
                <w:rFonts w:ascii="Candara" w:hAnsi="Candara" w:cs="Calibri"/>
                <w:b/>
                <w:sz w:val="20"/>
              </w:rPr>
              <w:t>Comment</w:t>
            </w:r>
          </w:p>
        </w:tc>
      </w:tr>
      <w:tr w:rsidR="004531F9" w:rsidRPr="003E2C3B" w:rsidTr="00655718">
        <w:tc>
          <w:tcPr>
            <w:tcW w:w="1101" w:type="dxa"/>
          </w:tcPr>
          <w:p w:rsidR="004531F9" w:rsidRPr="003E2C3B" w:rsidRDefault="004531F9" w:rsidP="009B5613">
            <w:pPr>
              <w:spacing w:after="0"/>
              <w:rPr>
                <w:rFonts w:ascii="Candara" w:hAnsi="Candara" w:cs="Calibri"/>
              </w:rPr>
            </w:pPr>
          </w:p>
        </w:tc>
        <w:tc>
          <w:tcPr>
            <w:tcW w:w="3402" w:type="dxa"/>
          </w:tcPr>
          <w:p w:rsidR="004531F9" w:rsidRPr="003E2C3B" w:rsidRDefault="004531F9" w:rsidP="009B5613">
            <w:pPr>
              <w:spacing w:after="0"/>
              <w:rPr>
                <w:rFonts w:ascii="Candara" w:hAnsi="Candara" w:cs="Calibri"/>
              </w:rPr>
            </w:pPr>
          </w:p>
        </w:tc>
        <w:tc>
          <w:tcPr>
            <w:tcW w:w="992" w:type="dxa"/>
          </w:tcPr>
          <w:p w:rsidR="004531F9" w:rsidRPr="003E2C3B" w:rsidRDefault="004531F9" w:rsidP="009B5613">
            <w:pPr>
              <w:spacing w:after="0"/>
              <w:rPr>
                <w:rFonts w:ascii="Candara" w:hAnsi="Candara" w:cs="Calibri"/>
              </w:rPr>
            </w:pPr>
          </w:p>
        </w:tc>
        <w:tc>
          <w:tcPr>
            <w:tcW w:w="4513" w:type="dxa"/>
          </w:tcPr>
          <w:p w:rsidR="004531F9" w:rsidRPr="003E2C3B" w:rsidRDefault="004531F9" w:rsidP="009B5613">
            <w:pPr>
              <w:spacing w:after="0"/>
              <w:rPr>
                <w:rFonts w:ascii="Candara" w:hAnsi="Candara" w:cs="Calibri"/>
              </w:rPr>
            </w:pPr>
          </w:p>
        </w:tc>
      </w:tr>
    </w:tbl>
    <w:p w:rsidR="004531F9" w:rsidRPr="003E2C3B" w:rsidRDefault="004531F9" w:rsidP="00292C36">
      <w:pPr>
        <w:rPr>
          <w:rFonts w:ascii="Candara" w:hAnsi="Candara"/>
          <w:lang w:val="en-IN"/>
        </w:rPr>
      </w:pPr>
    </w:p>
    <w:p w:rsidR="00AA47F2" w:rsidRPr="003E2C3B" w:rsidRDefault="00292C36" w:rsidP="00AA47F2">
      <w:pPr>
        <w:pStyle w:val="Heading2"/>
        <w:ind w:left="180" w:firstLine="0"/>
        <w:rPr>
          <w:rFonts w:ascii="Candara" w:hAnsi="Candara"/>
          <w:lang w:val="en-IN"/>
        </w:rPr>
      </w:pPr>
      <w:bookmarkStart w:id="85" w:name="_Toc351126716"/>
      <w:bookmarkStart w:id="86" w:name="_Toc365151358"/>
      <w:bookmarkStart w:id="87" w:name="_Toc409781192"/>
      <w:r w:rsidRPr="003E2C3B">
        <w:rPr>
          <w:rFonts w:ascii="Candara" w:hAnsi="Candara"/>
          <w:lang w:val="en-IN"/>
        </w:rPr>
        <w:t>Application</w:t>
      </w:r>
      <w:r w:rsidR="00AA47F2" w:rsidRPr="003E2C3B">
        <w:rPr>
          <w:rFonts w:ascii="Candara" w:hAnsi="Candara"/>
        </w:rPr>
        <w:t xml:space="preserve"> Scope and Boundary</w:t>
      </w:r>
      <w:bookmarkEnd w:id="85"/>
      <w:bookmarkEnd w:id="86"/>
      <w:bookmarkEnd w:id="87"/>
    </w:p>
    <w:p w:rsidR="00ED7442" w:rsidRPr="003E2C3B" w:rsidRDefault="00ED7442" w:rsidP="00ED7442">
      <w:pPr>
        <w:ind w:left="709"/>
        <w:rPr>
          <w:rFonts w:ascii="Candara" w:hAnsi="Candara"/>
          <w:lang w:val="en-IN"/>
        </w:rPr>
      </w:pPr>
      <w:r w:rsidRPr="003E2C3B">
        <w:rPr>
          <w:rFonts w:ascii="Candara" w:hAnsi="Candara"/>
          <w:lang w:val="en-IN"/>
        </w:rPr>
        <w:t>Scope of the a</w:t>
      </w:r>
      <w:r w:rsidR="0022077B" w:rsidRPr="003E2C3B">
        <w:rPr>
          <w:rFonts w:ascii="Candara" w:hAnsi="Candara"/>
          <w:lang w:val="en-IN"/>
        </w:rPr>
        <w:t xml:space="preserve">pplication </w:t>
      </w:r>
      <w:r w:rsidRPr="003E2C3B">
        <w:rPr>
          <w:rFonts w:ascii="Candara" w:hAnsi="Candara"/>
          <w:lang w:val="en-IN"/>
        </w:rPr>
        <w:t xml:space="preserve">is to provide search and visualizationas mentioned below.  CTOD data </w:t>
      </w:r>
      <w:r w:rsidR="00EB2C55" w:rsidRPr="003E2C3B">
        <w:rPr>
          <w:rFonts w:ascii="Candara" w:hAnsi="Candara"/>
          <w:lang w:val="en-IN"/>
        </w:rPr>
        <w:t>development (</w:t>
      </w:r>
      <w:r w:rsidR="00225E28" w:rsidRPr="003E2C3B">
        <w:rPr>
          <w:rFonts w:ascii="Candara" w:hAnsi="Candara"/>
          <w:lang w:val="en-IN"/>
        </w:rPr>
        <w:t>Curation/Review/QC) is out of scope</w:t>
      </w:r>
      <w:r w:rsidR="00622102" w:rsidRPr="003E2C3B">
        <w:rPr>
          <w:rFonts w:ascii="Candara" w:hAnsi="Candara"/>
          <w:lang w:val="en-IN"/>
        </w:rPr>
        <w:t xml:space="preserve"> for this version of application</w:t>
      </w:r>
      <w:r w:rsidRPr="003E2C3B">
        <w:rPr>
          <w:rFonts w:ascii="Candara" w:hAnsi="Candara"/>
          <w:lang w:val="en-IN"/>
        </w:rPr>
        <w:t>.</w:t>
      </w:r>
      <w:bookmarkStart w:id="88" w:name="_Toc365151359"/>
    </w:p>
    <w:p w:rsidR="0022077B" w:rsidRPr="003E2C3B" w:rsidRDefault="0022077B" w:rsidP="00ED7442">
      <w:pPr>
        <w:ind w:left="491" w:firstLine="229"/>
        <w:rPr>
          <w:rFonts w:ascii="Candara" w:hAnsi="Candara"/>
          <w:b/>
          <w:bCs/>
        </w:rPr>
      </w:pPr>
      <w:r w:rsidRPr="003E2C3B">
        <w:rPr>
          <w:rFonts w:ascii="Candara" w:hAnsi="Candara"/>
          <w:b/>
          <w:bCs/>
        </w:rPr>
        <w:t>CTOD Search &amp; Visualization:</w:t>
      </w:r>
      <w:bookmarkEnd w:id="88"/>
    </w:p>
    <w:p w:rsidR="003C07C2" w:rsidRPr="003E2C3B" w:rsidRDefault="003C07C2" w:rsidP="00997BCC">
      <w:pPr>
        <w:numPr>
          <w:ilvl w:val="0"/>
          <w:numId w:val="10"/>
        </w:numPr>
        <w:ind w:left="1134"/>
        <w:rPr>
          <w:rFonts w:ascii="Candara" w:hAnsi="Candara"/>
          <w:i/>
          <w:lang w:val="en-IN"/>
        </w:rPr>
      </w:pPr>
      <w:r w:rsidRPr="003E2C3B">
        <w:rPr>
          <w:rFonts w:ascii="Candara" w:hAnsi="Candara"/>
          <w:b/>
          <w:i/>
          <w:lang w:val="en-IN"/>
        </w:rPr>
        <w:t>Data Model:</w:t>
      </w:r>
      <w:r w:rsidRPr="003E2C3B">
        <w:rPr>
          <w:rFonts w:ascii="Candara" w:hAnsi="Candara"/>
          <w:i/>
          <w:lang w:val="en-IN"/>
        </w:rPr>
        <w:t xml:space="preserve">  Create data model that can be easily scalable to multiple diseases areas.</w:t>
      </w:r>
    </w:p>
    <w:p w:rsidR="003C07C2" w:rsidRPr="003E2C3B" w:rsidRDefault="003C07C2" w:rsidP="00997BCC">
      <w:pPr>
        <w:numPr>
          <w:ilvl w:val="0"/>
          <w:numId w:val="10"/>
        </w:numPr>
        <w:ind w:left="1134"/>
        <w:rPr>
          <w:rFonts w:ascii="Candara" w:hAnsi="Candara"/>
          <w:i/>
          <w:lang w:val="en-IN"/>
        </w:rPr>
      </w:pPr>
      <w:r w:rsidRPr="003E2C3B">
        <w:rPr>
          <w:rFonts w:ascii="Candara" w:hAnsi="Candara"/>
          <w:b/>
          <w:i/>
          <w:lang w:val="en-IN"/>
        </w:rPr>
        <w:t>Admin:</w:t>
      </w:r>
      <w:r w:rsidRPr="003E2C3B">
        <w:rPr>
          <w:rFonts w:ascii="Candara" w:hAnsi="Candara"/>
          <w:i/>
          <w:lang w:val="en-IN"/>
        </w:rPr>
        <w:t xml:space="preserve"> Purpose of Admin is to manage all the admin related activities like user m</w:t>
      </w:r>
      <w:r w:rsidR="00CA6650" w:rsidRPr="003E2C3B">
        <w:rPr>
          <w:rFonts w:ascii="Candara" w:hAnsi="Candara"/>
          <w:i/>
          <w:lang w:val="en-IN"/>
        </w:rPr>
        <w:t xml:space="preserve">anagement, metadata </w:t>
      </w:r>
      <w:r w:rsidR="00427C80" w:rsidRPr="003E2C3B">
        <w:rPr>
          <w:rFonts w:ascii="Candara" w:hAnsi="Candara"/>
          <w:i/>
          <w:lang w:val="en-IN"/>
        </w:rPr>
        <w:t>management,</w:t>
      </w:r>
      <w:r w:rsidR="00CA6650" w:rsidRPr="003E2C3B">
        <w:rPr>
          <w:rFonts w:ascii="Candara" w:hAnsi="Candara"/>
          <w:i/>
          <w:lang w:val="en-IN"/>
        </w:rPr>
        <w:t xml:space="preserve"> definition &amp; maintenance of data group</w:t>
      </w:r>
      <w:r w:rsidR="00D862A7" w:rsidRPr="003E2C3B">
        <w:rPr>
          <w:rFonts w:ascii="Candara" w:hAnsi="Candara"/>
          <w:i/>
          <w:lang w:val="en-IN"/>
        </w:rPr>
        <w:t>&amp; task management</w:t>
      </w:r>
      <w:r w:rsidR="00427C80" w:rsidRPr="003E2C3B">
        <w:rPr>
          <w:rFonts w:ascii="Candara" w:hAnsi="Candara"/>
          <w:i/>
          <w:lang w:val="en-IN"/>
        </w:rPr>
        <w:t>.</w:t>
      </w:r>
    </w:p>
    <w:p w:rsidR="003C07C2" w:rsidRPr="003E2C3B" w:rsidRDefault="003C07C2" w:rsidP="00997BCC">
      <w:pPr>
        <w:numPr>
          <w:ilvl w:val="0"/>
          <w:numId w:val="10"/>
        </w:numPr>
        <w:ind w:left="1134"/>
        <w:rPr>
          <w:rFonts w:ascii="Candara" w:hAnsi="Candara"/>
          <w:i/>
          <w:lang w:val="en-IN"/>
        </w:rPr>
      </w:pPr>
      <w:r w:rsidRPr="003E2C3B">
        <w:rPr>
          <w:rFonts w:ascii="Candara" w:hAnsi="Candara"/>
          <w:b/>
          <w:i/>
          <w:lang w:val="en-IN"/>
        </w:rPr>
        <w:t>Search:</w:t>
      </w:r>
      <w:r w:rsidR="00CA6650" w:rsidRPr="003E2C3B">
        <w:rPr>
          <w:rFonts w:ascii="Candara" w:hAnsi="Candara"/>
          <w:i/>
          <w:lang w:val="en-IN"/>
        </w:rPr>
        <w:t xml:space="preserve">Search the database by the selecting the defined fields and user inputs.  </w:t>
      </w:r>
    </w:p>
    <w:p w:rsidR="003C07C2" w:rsidRPr="003E2C3B" w:rsidRDefault="003C07C2" w:rsidP="00997BCC">
      <w:pPr>
        <w:numPr>
          <w:ilvl w:val="0"/>
          <w:numId w:val="10"/>
        </w:numPr>
        <w:ind w:left="1134"/>
        <w:rPr>
          <w:rFonts w:ascii="Candara" w:hAnsi="Candara"/>
          <w:i/>
          <w:lang w:val="en-IN"/>
        </w:rPr>
      </w:pPr>
      <w:r w:rsidRPr="003E2C3B">
        <w:rPr>
          <w:rFonts w:ascii="Candara" w:hAnsi="Candara"/>
          <w:b/>
          <w:i/>
          <w:lang w:val="en-IN"/>
        </w:rPr>
        <w:t>Reporting</w:t>
      </w:r>
      <w:r w:rsidR="00CA6650" w:rsidRPr="003E2C3B">
        <w:rPr>
          <w:rFonts w:ascii="Candara" w:hAnsi="Candara"/>
          <w:b/>
          <w:i/>
          <w:lang w:val="en-IN"/>
        </w:rPr>
        <w:t>:</w:t>
      </w:r>
      <w:r w:rsidR="00CA6650" w:rsidRPr="003E2C3B">
        <w:rPr>
          <w:rFonts w:ascii="Candara" w:hAnsi="Candara"/>
          <w:i/>
          <w:lang w:val="en-IN"/>
        </w:rPr>
        <w:t xml:space="preserve">  Retrieving the data from the database as per the selected criteria.</w:t>
      </w:r>
    </w:p>
    <w:p w:rsidR="003C07C2" w:rsidRPr="003E2C3B" w:rsidRDefault="003C07C2" w:rsidP="00997BCC">
      <w:pPr>
        <w:numPr>
          <w:ilvl w:val="0"/>
          <w:numId w:val="10"/>
        </w:numPr>
        <w:ind w:left="1134"/>
        <w:rPr>
          <w:rFonts w:ascii="Candara" w:hAnsi="Candara"/>
          <w:i/>
          <w:lang w:val="en-IN"/>
        </w:rPr>
      </w:pPr>
      <w:r w:rsidRPr="003E2C3B">
        <w:rPr>
          <w:rFonts w:ascii="Candara" w:hAnsi="Candara"/>
          <w:b/>
          <w:i/>
          <w:lang w:val="en-IN"/>
        </w:rPr>
        <w:t>Visualization</w:t>
      </w:r>
      <w:r w:rsidR="00CA6650" w:rsidRPr="003E2C3B">
        <w:rPr>
          <w:rFonts w:ascii="Candara" w:hAnsi="Candara"/>
          <w:b/>
          <w:i/>
          <w:lang w:val="en-IN"/>
        </w:rPr>
        <w:t>:</w:t>
      </w:r>
      <w:r w:rsidR="00CA6650" w:rsidRPr="003E2C3B">
        <w:rPr>
          <w:rFonts w:ascii="Candara" w:hAnsi="Candara"/>
          <w:i/>
          <w:lang w:val="en-IN"/>
        </w:rPr>
        <w:t xml:space="preserve">  Display the search results data in graphical representation</w:t>
      </w:r>
    </w:p>
    <w:p w:rsidR="00CE27AE" w:rsidRPr="003E2C3B" w:rsidRDefault="005B3343" w:rsidP="00BD501A">
      <w:pPr>
        <w:pStyle w:val="Heading2"/>
        <w:ind w:left="180" w:firstLine="0"/>
        <w:rPr>
          <w:rFonts w:ascii="Candara" w:hAnsi="Candara"/>
        </w:rPr>
      </w:pPr>
      <w:bookmarkStart w:id="89" w:name="_Toc203202393"/>
      <w:bookmarkStart w:id="90" w:name="_Toc204077481"/>
      <w:bookmarkStart w:id="91" w:name="_Toc204077680"/>
      <w:bookmarkStart w:id="92" w:name="_Toc351126717"/>
      <w:bookmarkStart w:id="93" w:name="_Toc365151361"/>
      <w:bookmarkStart w:id="94" w:name="_Toc409781193"/>
      <w:bookmarkEnd w:id="89"/>
      <w:bookmarkEnd w:id="90"/>
      <w:bookmarkEnd w:id="91"/>
      <w:r w:rsidRPr="003E2C3B">
        <w:rPr>
          <w:rFonts w:ascii="Candara" w:hAnsi="Candara"/>
        </w:rPr>
        <w:t xml:space="preserve">Users of the </w:t>
      </w:r>
      <w:bookmarkEnd w:id="92"/>
      <w:r w:rsidR="00420F8E" w:rsidRPr="003E2C3B">
        <w:rPr>
          <w:rFonts w:ascii="Candara" w:hAnsi="Candara"/>
          <w:lang w:val="en-IN"/>
        </w:rPr>
        <w:t>Application</w:t>
      </w:r>
      <w:bookmarkEnd w:id="93"/>
      <w:bookmarkEnd w:id="94"/>
    </w:p>
    <w:p w:rsidR="00CE27AE" w:rsidRPr="003E2C3B" w:rsidRDefault="00CE27AE" w:rsidP="0048112B">
      <w:pPr>
        <w:ind w:left="180" w:firstLine="720"/>
        <w:rPr>
          <w:rFonts w:ascii="Candara" w:hAnsi="Candara"/>
        </w:rPr>
      </w:pPr>
      <w:r w:rsidRPr="003E2C3B">
        <w:rPr>
          <w:rFonts w:ascii="Candara" w:hAnsi="Candara"/>
        </w:rPr>
        <w:t xml:space="preserve">Below are the users of the </w:t>
      </w:r>
      <w:r w:rsidR="00BE7868">
        <w:rPr>
          <w:rFonts w:ascii="Candara" w:hAnsi="Candara"/>
        </w:rPr>
        <w:t>ModTracker</w:t>
      </w:r>
      <w:r w:rsidRPr="003E2C3B">
        <w:rPr>
          <w:rFonts w:ascii="Candara" w:hAnsi="Candara"/>
        </w:rPr>
        <w:t xml:space="preserve"> Application:</w:t>
      </w:r>
    </w:p>
    <w:tbl>
      <w:tblPr>
        <w:tblW w:w="4149"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09"/>
        <w:gridCol w:w="5388"/>
      </w:tblGrid>
      <w:tr w:rsidR="00CE27AE" w:rsidRPr="003E2C3B" w:rsidTr="007E2D0D">
        <w:trPr>
          <w:trHeight w:val="332"/>
          <w:tblHeader/>
        </w:trPr>
        <w:tc>
          <w:tcPr>
            <w:tcW w:w="1545" w:type="pct"/>
            <w:shd w:val="clear" w:color="auto" w:fill="0070C0"/>
            <w:vAlign w:val="center"/>
          </w:tcPr>
          <w:p w:rsidR="00CE27AE" w:rsidRPr="003E2C3B" w:rsidRDefault="00CE27AE" w:rsidP="00655718">
            <w:pPr>
              <w:spacing w:after="0"/>
              <w:jc w:val="center"/>
              <w:rPr>
                <w:rFonts w:ascii="Candara" w:hAnsi="Candara"/>
                <w:b/>
                <w:color w:val="FFFFFF"/>
              </w:rPr>
            </w:pPr>
            <w:r w:rsidRPr="003E2C3B">
              <w:rPr>
                <w:rFonts w:ascii="Candara" w:hAnsi="Candara"/>
                <w:b/>
                <w:color w:val="FFFFFF"/>
              </w:rPr>
              <w:t>Role</w:t>
            </w:r>
          </w:p>
        </w:tc>
        <w:tc>
          <w:tcPr>
            <w:tcW w:w="3455" w:type="pct"/>
            <w:shd w:val="clear" w:color="auto" w:fill="0070C0"/>
            <w:vAlign w:val="center"/>
          </w:tcPr>
          <w:p w:rsidR="00CE27AE" w:rsidRPr="003E2C3B" w:rsidRDefault="00CE27AE" w:rsidP="00655718">
            <w:pPr>
              <w:spacing w:after="0"/>
              <w:jc w:val="center"/>
              <w:rPr>
                <w:rFonts w:ascii="Candara" w:hAnsi="Candara"/>
                <w:b/>
                <w:color w:val="FFFFFF"/>
              </w:rPr>
            </w:pPr>
            <w:r w:rsidRPr="003E2C3B">
              <w:rPr>
                <w:rFonts w:ascii="Candara" w:hAnsi="Candara"/>
                <w:b/>
                <w:color w:val="FFFFFF"/>
              </w:rPr>
              <w:t>Responsibilities</w:t>
            </w:r>
          </w:p>
        </w:tc>
      </w:tr>
      <w:tr w:rsidR="00222D8C" w:rsidRPr="003E2C3B" w:rsidTr="0012221E">
        <w:tc>
          <w:tcPr>
            <w:tcW w:w="1545" w:type="pct"/>
            <w:vAlign w:val="center"/>
          </w:tcPr>
          <w:p w:rsidR="00222D8C" w:rsidRPr="003E2C3B" w:rsidRDefault="00222D8C" w:rsidP="005318FF">
            <w:pPr>
              <w:spacing w:line="240" w:lineRule="auto"/>
              <w:rPr>
                <w:rFonts w:ascii="Candara" w:hAnsi="Candara"/>
                <w:color w:val="000000"/>
                <w:lang w:val="en-GB"/>
              </w:rPr>
            </w:pPr>
            <w:r w:rsidRPr="00222D8C">
              <w:rPr>
                <w:rFonts w:ascii="Candara" w:hAnsi="Candara"/>
                <w:color w:val="000000"/>
                <w:lang w:val="en-GB"/>
              </w:rPr>
              <w:t>Associate</w:t>
            </w:r>
          </w:p>
        </w:tc>
        <w:tc>
          <w:tcPr>
            <w:tcW w:w="3455" w:type="pct"/>
          </w:tcPr>
          <w:p w:rsidR="00222D8C" w:rsidRPr="003E2C3B" w:rsidRDefault="00222D8C" w:rsidP="00707E7B">
            <w:pPr>
              <w:overflowPunct w:val="0"/>
              <w:autoSpaceDE w:val="0"/>
              <w:autoSpaceDN w:val="0"/>
              <w:adjustRightInd w:val="0"/>
              <w:spacing w:after="0"/>
              <w:jc w:val="both"/>
              <w:textAlignment w:val="baseline"/>
              <w:rPr>
                <w:rFonts w:ascii="Candara" w:hAnsi="Candara"/>
              </w:rPr>
            </w:pPr>
          </w:p>
        </w:tc>
      </w:tr>
      <w:tr w:rsidR="00CD21C3" w:rsidRPr="003E2C3B" w:rsidTr="0012221E">
        <w:tc>
          <w:tcPr>
            <w:tcW w:w="1545" w:type="pct"/>
            <w:vAlign w:val="center"/>
          </w:tcPr>
          <w:p w:rsidR="00CD21C3" w:rsidRPr="00222D8C" w:rsidRDefault="00CD21C3" w:rsidP="005318FF">
            <w:pPr>
              <w:spacing w:line="240" w:lineRule="auto"/>
              <w:rPr>
                <w:rFonts w:ascii="Candara" w:hAnsi="Candara"/>
                <w:color w:val="000000"/>
                <w:lang w:val="en-GB"/>
              </w:rPr>
            </w:pPr>
            <w:r w:rsidRPr="00222D8C">
              <w:rPr>
                <w:rFonts w:ascii="Candara" w:hAnsi="Candara"/>
                <w:color w:val="000000"/>
                <w:lang w:val="en-GB"/>
              </w:rPr>
              <w:t>Franchise Leader</w:t>
            </w:r>
          </w:p>
        </w:tc>
        <w:tc>
          <w:tcPr>
            <w:tcW w:w="3455" w:type="pct"/>
          </w:tcPr>
          <w:p w:rsidR="00CD21C3" w:rsidRPr="003E2C3B" w:rsidRDefault="00CD21C3" w:rsidP="00707E7B">
            <w:pPr>
              <w:overflowPunct w:val="0"/>
              <w:autoSpaceDE w:val="0"/>
              <w:autoSpaceDN w:val="0"/>
              <w:adjustRightInd w:val="0"/>
              <w:spacing w:after="0"/>
              <w:jc w:val="both"/>
              <w:textAlignment w:val="baseline"/>
              <w:rPr>
                <w:rFonts w:ascii="Candara" w:hAnsi="Candara"/>
              </w:rPr>
            </w:pPr>
          </w:p>
        </w:tc>
      </w:tr>
      <w:tr w:rsidR="00CD21C3" w:rsidRPr="003E2C3B" w:rsidTr="0012221E">
        <w:tc>
          <w:tcPr>
            <w:tcW w:w="1545" w:type="pct"/>
            <w:vAlign w:val="center"/>
          </w:tcPr>
          <w:p w:rsidR="00CD21C3" w:rsidRPr="00222D8C" w:rsidRDefault="00CD21C3" w:rsidP="005318FF">
            <w:pPr>
              <w:spacing w:line="240" w:lineRule="auto"/>
              <w:rPr>
                <w:rFonts w:ascii="Candara" w:hAnsi="Candara"/>
                <w:color w:val="000000"/>
                <w:lang w:val="en-GB"/>
              </w:rPr>
            </w:pPr>
            <w:r w:rsidRPr="00222D8C">
              <w:rPr>
                <w:rFonts w:ascii="Candara" w:hAnsi="Candara"/>
                <w:color w:val="000000"/>
                <w:lang w:val="en-GB"/>
              </w:rPr>
              <w:t>Project Manager</w:t>
            </w:r>
          </w:p>
        </w:tc>
        <w:tc>
          <w:tcPr>
            <w:tcW w:w="3455" w:type="pct"/>
          </w:tcPr>
          <w:p w:rsidR="00CD21C3" w:rsidRPr="003E2C3B" w:rsidRDefault="00CD21C3" w:rsidP="00707E7B">
            <w:pPr>
              <w:overflowPunct w:val="0"/>
              <w:autoSpaceDE w:val="0"/>
              <w:autoSpaceDN w:val="0"/>
              <w:adjustRightInd w:val="0"/>
              <w:spacing w:after="0"/>
              <w:jc w:val="both"/>
              <w:textAlignment w:val="baseline"/>
              <w:rPr>
                <w:rFonts w:ascii="Candara" w:hAnsi="Candara"/>
              </w:rPr>
            </w:pPr>
          </w:p>
        </w:tc>
      </w:tr>
      <w:tr w:rsidR="00CD21C3" w:rsidRPr="003E2C3B" w:rsidTr="0012221E">
        <w:tc>
          <w:tcPr>
            <w:tcW w:w="1545" w:type="pct"/>
            <w:vAlign w:val="center"/>
          </w:tcPr>
          <w:p w:rsidR="00CD21C3" w:rsidRPr="00222D8C" w:rsidRDefault="00CD21C3" w:rsidP="005318FF">
            <w:pPr>
              <w:spacing w:line="240" w:lineRule="auto"/>
              <w:rPr>
                <w:rFonts w:ascii="Candara" w:hAnsi="Candara"/>
                <w:color w:val="000000"/>
                <w:lang w:val="en-GB"/>
              </w:rPr>
            </w:pPr>
            <w:r w:rsidRPr="00222D8C">
              <w:rPr>
                <w:rFonts w:ascii="Candara" w:hAnsi="Candara"/>
                <w:color w:val="000000"/>
                <w:lang w:val="en-GB"/>
              </w:rPr>
              <w:t>Line Function Head</w:t>
            </w:r>
          </w:p>
        </w:tc>
        <w:tc>
          <w:tcPr>
            <w:tcW w:w="3455" w:type="pct"/>
          </w:tcPr>
          <w:p w:rsidR="00CD21C3" w:rsidRPr="003E2C3B" w:rsidRDefault="00CD21C3" w:rsidP="00707E7B">
            <w:pPr>
              <w:overflowPunct w:val="0"/>
              <w:autoSpaceDE w:val="0"/>
              <w:autoSpaceDN w:val="0"/>
              <w:adjustRightInd w:val="0"/>
              <w:spacing w:after="0"/>
              <w:jc w:val="both"/>
              <w:textAlignment w:val="baseline"/>
              <w:rPr>
                <w:rFonts w:ascii="Candara" w:hAnsi="Candara"/>
              </w:rPr>
            </w:pPr>
          </w:p>
        </w:tc>
      </w:tr>
      <w:tr w:rsidR="00CD21C3" w:rsidRPr="003E2C3B" w:rsidTr="0012221E">
        <w:tc>
          <w:tcPr>
            <w:tcW w:w="1545" w:type="pct"/>
            <w:vAlign w:val="center"/>
          </w:tcPr>
          <w:p w:rsidR="00CD21C3" w:rsidRPr="00222D8C" w:rsidRDefault="00CD21C3" w:rsidP="005318FF">
            <w:pPr>
              <w:spacing w:line="240" w:lineRule="auto"/>
              <w:rPr>
                <w:rFonts w:ascii="Candara" w:hAnsi="Candara"/>
                <w:color w:val="000000"/>
                <w:lang w:val="en-GB"/>
              </w:rPr>
            </w:pPr>
            <w:r w:rsidRPr="00222D8C">
              <w:rPr>
                <w:rFonts w:ascii="Candara" w:hAnsi="Candara"/>
                <w:color w:val="000000"/>
                <w:lang w:val="en-GB"/>
              </w:rPr>
              <w:t>Senior Mentor</w:t>
            </w:r>
          </w:p>
        </w:tc>
        <w:tc>
          <w:tcPr>
            <w:tcW w:w="3455" w:type="pct"/>
          </w:tcPr>
          <w:p w:rsidR="00CD21C3" w:rsidRPr="003E2C3B" w:rsidRDefault="00CD21C3" w:rsidP="00707E7B">
            <w:pPr>
              <w:overflowPunct w:val="0"/>
              <w:autoSpaceDE w:val="0"/>
              <w:autoSpaceDN w:val="0"/>
              <w:adjustRightInd w:val="0"/>
              <w:spacing w:after="0"/>
              <w:jc w:val="both"/>
              <w:textAlignment w:val="baseline"/>
              <w:rPr>
                <w:rFonts w:ascii="Candara" w:hAnsi="Candara"/>
              </w:rPr>
            </w:pPr>
          </w:p>
        </w:tc>
      </w:tr>
      <w:tr w:rsidR="00CD21C3" w:rsidRPr="003E2C3B" w:rsidTr="0012221E">
        <w:tc>
          <w:tcPr>
            <w:tcW w:w="1545" w:type="pct"/>
            <w:vAlign w:val="center"/>
          </w:tcPr>
          <w:p w:rsidR="00CD21C3" w:rsidRPr="00222D8C" w:rsidRDefault="00CD21C3" w:rsidP="005318FF">
            <w:pPr>
              <w:spacing w:line="240" w:lineRule="auto"/>
              <w:rPr>
                <w:rFonts w:ascii="Candara" w:hAnsi="Candara"/>
                <w:color w:val="000000"/>
                <w:lang w:val="en-GB"/>
              </w:rPr>
            </w:pPr>
            <w:r>
              <w:rPr>
                <w:rFonts w:ascii="Candara" w:hAnsi="Candara"/>
                <w:color w:val="000000"/>
                <w:lang w:val="en-GB"/>
              </w:rPr>
              <w:t>Programmer</w:t>
            </w:r>
          </w:p>
        </w:tc>
        <w:tc>
          <w:tcPr>
            <w:tcW w:w="3455" w:type="pct"/>
          </w:tcPr>
          <w:p w:rsidR="00CD21C3" w:rsidRPr="003E2C3B" w:rsidRDefault="00CD21C3" w:rsidP="00707E7B">
            <w:pPr>
              <w:overflowPunct w:val="0"/>
              <w:autoSpaceDE w:val="0"/>
              <w:autoSpaceDN w:val="0"/>
              <w:adjustRightInd w:val="0"/>
              <w:spacing w:after="0"/>
              <w:jc w:val="both"/>
              <w:textAlignment w:val="baseline"/>
              <w:rPr>
                <w:rFonts w:ascii="Candara" w:hAnsi="Candara"/>
              </w:rPr>
            </w:pPr>
          </w:p>
        </w:tc>
      </w:tr>
      <w:tr w:rsidR="00CD21C3" w:rsidRPr="003E2C3B" w:rsidTr="0012221E">
        <w:tc>
          <w:tcPr>
            <w:tcW w:w="1545" w:type="pct"/>
            <w:vAlign w:val="center"/>
          </w:tcPr>
          <w:p w:rsidR="00CD21C3" w:rsidRPr="00222D8C" w:rsidRDefault="00CD21C3" w:rsidP="005318FF">
            <w:pPr>
              <w:spacing w:line="240" w:lineRule="auto"/>
              <w:rPr>
                <w:rFonts w:ascii="Candara" w:hAnsi="Candara"/>
                <w:color w:val="000000"/>
                <w:lang w:val="en-GB"/>
              </w:rPr>
            </w:pPr>
            <w:r w:rsidRPr="00222D8C">
              <w:rPr>
                <w:rFonts w:ascii="Candara" w:hAnsi="Candara"/>
                <w:color w:val="000000"/>
                <w:lang w:val="en-GB"/>
              </w:rPr>
              <w:t>Assistant</w:t>
            </w:r>
          </w:p>
        </w:tc>
        <w:tc>
          <w:tcPr>
            <w:tcW w:w="3455" w:type="pct"/>
          </w:tcPr>
          <w:p w:rsidR="00CD21C3" w:rsidRPr="003E2C3B" w:rsidRDefault="00CD21C3" w:rsidP="00707E7B">
            <w:pPr>
              <w:overflowPunct w:val="0"/>
              <w:autoSpaceDE w:val="0"/>
              <w:autoSpaceDN w:val="0"/>
              <w:adjustRightInd w:val="0"/>
              <w:spacing w:after="0"/>
              <w:jc w:val="both"/>
              <w:textAlignment w:val="baseline"/>
              <w:rPr>
                <w:rFonts w:ascii="Candara" w:hAnsi="Candara"/>
              </w:rPr>
            </w:pPr>
          </w:p>
        </w:tc>
      </w:tr>
      <w:tr w:rsidR="00CD21C3" w:rsidRPr="003E2C3B" w:rsidTr="0012221E">
        <w:trPr>
          <w:trHeight w:val="77"/>
        </w:trPr>
        <w:tc>
          <w:tcPr>
            <w:tcW w:w="1545" w:type="pct"/>
            <w:vAlign w:val="center"/>
          </w:tcPr>
          <w:p w:rsidR="00CD21C3" w:rsidRPr="00222D8C" w:rsidRDefault="00CD21C3" w:rsidP="005318FF">
            <w:pPr>
              <w:spacing w:line="240" w:lineRule="auto"/>
              <w:rPr>
                <w:rFonts w:ascii="Candara" w:hAnsi="Candara"/>
                <w:color w:val="000000"/>
                <w:lang w:val="en-GB"/>
              </w:rPr>
            </w:pPr>
            <w:r w:rsidRPr="00222D8C">
              <w:rPr>
                <w:rFonts w:ascii="Candara" w:hAnsi="Candara"/>
                <w:color w:val="000000"/>
                <w:lang w:val="en-GB"/>
              </w:rPr>
              <w:t>Reviewer</w:t>
            </w:r>
          </w:p>
        </w:tc>
        <w:tc>
          <w:tcPr>
            <w:tcW w:w="3455" w:type="pct"/>
          </w:tcPr>
          <w:p w:rsidR="00CD21C3" w:rsidRPr="003E2C3B" w:rsidRDefault="00CD21C3" w:rsidP="00707E7B">
            <w:pPr>
              <w:overflowPunct w:val="0"/>
              <w:autoSpaceDE w:val="0"/>
              <w:autoSpaceDN w:val="0"/>
              <w:adjustRightInd w:val="0"/>
              <w:spacing w:after="0"/>
              <w:jc w:val="both"/>
              <w:textAlignment w:val="baseline"/>
              <w:rPr>
                <w:rFonts w:ascii="Candara" w:hAnsi="Candara"/>
              </w:rPr>
            </w:pPr>
          </w:p>
        </w:tc>
      </w:tr>
    </w:tbl>
    <w:p w:rsidR="00CD3E04" w:rsidRPr="003E2C3B" w:rsidRDefault="00CD3E04" w:rsidP="00CD3E04">
      <w:pPr>
        <w:pStyle w:val="Heading1"/>
        <w:rPr>
          <w:rFonts w:ascii="Candara" w:hAnsi="Candara"/>
          <w:lang w:val="en-IN"/>
        </w:rPr>
      </w:pPr>
      <w:bookmarkStart w:id="95" w:name="_Toc365151362"/>
      <w:bookmarkStart w:id="96" w:name="_Toc409781194"/>
      <w:bookmarkStart w:id="97" w:name="_Toc351126718"/>
      <w:r w:rsidRPr="003E2C3B">
        <w:rPr>
          <w:rFonts w:ascii="Candara" w:hAnsi="Candara"/>
        </w:rPr>
        <w:t>Application Flow</w:t>
      </w:r>
      <w:bookmarkEnd w:id="95"/>
      <w:bookmarkEnd w:id="96"/>
    </w:p>
    <w:p w:rsidR="0010326D" w:rsidRPr="003E2C3B" w:rsidRDefault="0010326D" w:rsidP="0010326D">
      <w:pPr>
        <w:ind w:left="432"/>
        <w:rPr>
          <w:rFonts w:ascii="Candara" w:hAnsi="Candara"/>
        </w:rPr>
      </w:pPr>
      <w:r w:rsidRPr="003E2C3B">
        <w:rPr>
          <w:rFonts w:ascii="Candara" w:hAnsi="Candara"/>
        </w:rPr>
        <w:t>Application flow is categorized into different modules as below</w:t>
      </w:r>
    </w:p>
    <w:p w:rsidR="00BD45AC" w:rsidRDefault="00BD45AC" w:rsidP="00E360BD">
      <w:pPr>
        <w:numPr>
          <w:ilvl w:val="0"/>
          <w:numId w:val="23"/>
        </w:numPr>
        <w:spacing w:after="0" w:line="360" w:lineRule="auto"/>
        <w:rPr>
          <w:rFonts w:ascii="Candara" w:hAnsi="Candara"/>
          <w:b/>
          <w:iCs/>
        </w:rPr>
      </w:pPr>
      <w:r>
        <w:rPr>
          <w:rFonts w:ascii="Candara" w:hAnsi="Candara"/>
          <w:b/>
          <w:iCs/>
        </w:rPr>
        <w:t>Create New Account</w:t>
      </w:r>
    </w:p>
    <w:p w:rsidR="0043600A" w:rsidRDefault="0043600A" w:rsidP="00E360BD">
      <w:pPr>
        <w:numPr>
          <w:ilvl w:val="0"/>
          <w:numId w:val="23"/>
        </w:numPr>
        <w:spacing w:after="0" w:line="360" w:lineRule="auto"/>
        <w:rPr>
          <w:rFonts w:ascii="Candara" w:hAnsi="Candara"/>
          <w:b/>
          <w:iCs/>
        </w:rPr>
      </w:pPr>
      <w:r>
        <w:rPr>
          <w:rFonts w:ascii="Candara" w:hAnsi="Candara"/>
          <w:b/>
          <w:iCs/>
        </w:rPr>
        <w:t>Login</w:t>
      </w:r>
    </w:p>
    <w:p w:rsidR="00856656" w:rsidRDefault="00856656" w:rsidP="00E360BD">
      <w:pPr>
        <w:numPr>
          <w:ilvl w:val="0"/>
          <w:numId w:val="23"/>
        </w:numPr>
        <w:spacing w:after="0" w:line="360" w:lineRule="auto"/>
        <w:rPr>
          <w:rFonts w:ascii="Candara" w:hAnsi="Candara"/>
          <w:b/>
          <w:iCs/>
        </w:rPr>
      </w:pPr>
      <w:r w:rsidRPr="00856656">
        <w:rPr>
          <w:rFonts w:ascii="Candara" w:hAnsi="Candara"/>
          <w:b/>
          <w:iCs/>
        </w:rPr>
        <w:t>Dashboard</w:t>
      </w:r>
    </w:p>
    <w:p w:rsidR="00736F16" w:rsidRPr="002500AA" w:rsidRDefault="00F70B9F" w:rsidP="007515C4">
      <w:pPr>
        <w:numPr>
          <w:ilvl w:val="1"/>
          <w:numId w:val="23"/>
        </w:numPr>
        <w:spacing w:after="0" w:line="360" w:lineRule="auto"/>
        <w:rPr>
          <w:rFonts w:ascii="Candara" w:hAnsi="Candara"/>
          <w:iCs/>
        </w:rPr>
      </w:pPr>
      <w:r>
        <w:rPr>
          <w:rFonts w:ascii="Candara" w:hAnsi="Candara"/>
          <w:b/>
          <w:iCs/>
        </w:rPr>
        <w:t>My Activities</w:t>
      </w:r>
    </w:p>
    <w:p w:rsidR="00F70B9F" w:rsidRPr="002500AA" w:rsidRDefault="00F70B9F" w:rsidP="007515C4">
      <w:pPr>
        <w:numPr>
          <w:ilvl w:val="1"/>
          <w:numId w:val="23"/>
        </w:numPr>
        <w:spacing w:after="0" w:line="360" w:lineRule="auto"/>
        <w:rPr>
          <w:rFonts w:ascii="Candara" w:hAnsi="Candara"/>
          <w:iCs/>
        </w:rPr>
      </w:pPr>
      <w:r>
        <w:rPr>
          <w:rFonts w:ascii="Candara" w:hAnsi="Candara"/>
          <w:b/>
          <w:iCs/>
        </w:rPr>
        <w:t>All Activities</w:t>
      </w:r>
    </w:p>
    <w:p w:rsidR="00736F16" w:rsidRPr="002500AA" w:rsidRDefault="00F70B9F" w:rsidP="007515C4">
      <w:pPr>
        <w:numPr>
          <w:ilvl w:val="1"/>
          <w:numId w:val="23"/>
        </w:numPr>
        <w:spacing w:after="0" w:line="360" w:lineRule="auto"/>
        <w:rPr>
          <w:rFonts w:ascii="Candara" w:hAnsi="Candara"/>
          <w:iCs/>
        </w:rPr>
      </w:pPr>
      <w:r>
        <w:rPr>
          <w:rFonts w:ascii="Candara" w:hAnsi="Candara"/>
          <w:b/>
          <w:iCs/>
        </w:rPr>
        <w:t>My Franchise(s)</w:t>
      </w:r>
    </w:p>
    <w:p w:rsidR="00F70B9F" w:rsidRDefault="00F70B9F" w:rsidP="00E360BD">
      <w:pPr>
        <w:numPr>
          <w:ilvl w:val="1"/>
          <w:numId w:val="23"/>
        </w:numPr>
        <w:spacing w:after="0" w:line="360" w:lineRule="auto"/>
        <w:rPr>
          <w:rFonts w:ascii="Candara" w:hAnsi="Candara"/>
          <w:b/>
          <w:iCs/>
        </w:rPr>
      </w:pPr>
      <w:r>
        <w:rPr>
          <w:rFonts w:ascii="Candara" w:hAnsi="Candara"/>
          <w:b/>
          <w:iCs/>
        </w:rPr>
        <w:t>My Line Function Team</w:t>
      </w:r>
    </w:p>
    <w:p w:rsidR="00736F16" w:rsidRPr="007515C4" w:rsidRDefault="009B0971" w:rsidP="007515C4">
      <w:pPr>
        <w:numPr>
          <w:ilvl w:val="1"/>
          <w:numId w:val="23"/>
        </w:numPr>
        <w:spacing w:after="0" w:line="360" w:lineRule="auto"/>
        <w:rPr>
          <w:rFonts w:ascii="Candara" w:hAnsi="Candara"/>
          <w:iCs/>
        </w:rPr>
      </w:pPr>
      <w:r w:rsidRPr="007515C4">
        <w:rPr>
          <w:rFonts w:ascii="Candara" w:hAnsi="Candara"/>
          <w:b/>
          <w:iCs/>
        </w:rPr>
        <w:t>Types of Activities</w:t>
      </w:r>
      <w:r w:rsidR="007515C4">
        <w:rPr>
          <w:rFonts w:ascii="Candara" w:hAnsi="Candara"/>
          <w:b/>
          <w:iCs/>
        </w:rPr>
        <w:tab/>
      </w:r>
    </w:p>
    <w:p w:rsidR="003B6BBB" w:rsidRPr="00856656" w:rsidRDefault="00E70BC3" w:rsidP="00E360BD">
      <w:pPr>
        <w:numPr>
          <w:ilvl w:val="0"/>
          <w:numId w:val="23"/>
        </w:numPr>
        <w:spacing w:after="0" w:line="360" w:lineRule="auto"/>
        <w:rPr>
          <w:rFonts w:ascii="Candara" w:hAnsi="Candara"/>
          <w:i/>
          <w:iCs/>
        </w:rPr>
      </w:pPr>
      <w:r>
        <w:rPr>
          <w:rFonts w:ascii="Candara" w:hAnsi="Candara"/>
          <w:b/>
          <w:bCs/>
        </w:rPr>
        <w:t>Activity</w:t>
      </w:r>
    </w:p>
    <w:p w:rsidR="00856656" w:rsidRPr="00FE06DE" w:rsidRDefault="00856656" w:rsidP="00E360BD">
      <w:pPr>
        <w:numPr>
          <w:ilvl w:val="1"/>
          <w:numId w:val="23"/>
        </w:numPr>
        <w:spacing w:after="0" w:line="360" w:lineRule="auto"/>
        <w:rPr>
          <w:rFonts w:ascii="Candara" w:hAnsi="Candara"/>
          <w:i/>
          <w:iCs/>
        </w:rPr>
      </w:pPr>
      <w:r w:rsidRPr="002E700F">
        <w:rPr>
          <w:rFonts w:ascii="Candara" w:hAnsi="Candara"/>
          <w:b/>
          <w:bCs/>
        </w:rPr>
        <w:t>Create New Activity</w:t>
      </w:r>
    </w:p>
    <w:p w:rsidR="00E6595E" w:rsidRPr="00FD0A5E" w:rsidRDefault="00FE06DE" w:rsidP="00E360BD">
      <w:pPr>
        <w:numPr>
          <w:ilvl w:val="1"/>
          <w:numId w:val="23"/>
        </w:numPr>
        <w:spacing w:after="0" w:line="360" w:lineRule="auto"/>
        <w:rPr>
          <w:rFonts w:ascii="Candara" w:hAnsi="Candara"/>
          <w:i/>
          <w:iCs/>
        </w:rPr>
      </w:pPr>
      <w:r>
        <w:rPr>
          <w:rFonts w:ascii="Candara" w:hAnsi="Candara"/>
          <w:b/>
          <w:bCs/>
        </w:rPr>
        <w:t>View Activity</w:t>
      </w:r>
    </w:p>
    <w:p w:rsidR="00FD0A5E" w:rsidRPr="008A2429" w:rsidRDefault="00FD0A5E" w:rsidP="00E360BD">
      <w:pPr>
        <w:numPr>
          <w:ilvl w:val="2"/>
          <w:numId w:val="23"/>
        </w:numPr>
        <w:spacing w:after="0" w:line="360" w:lineRule="auto"/>
        <w:rPr>
          <w:rFonts w:ascii="Candara" w:hAnsi="Candara"/>
          <w:i/>
          <w:iCs/>
        </w:rPr>
      </w:pPr>
      <w:r w:rsidRPr="008A2429">
        <w:rPr>
          <w:rFonts w:ascii="Candara" w:hAnsi="Candara"/>
          <w:bCs/>
        </w:rPr>
        <w:t>Audit Trail</w:t>
      </w:r>
    </w:p>
    <w:p w:rsidR="008212EB" w:rsidRPr="00FD0A5E" w:rsidRDefault="008212EB" w:rsidP="00E360BD">
      <w:pPr>
        <w:numPr>
          <w:ilvl w:val="1"/>
          <w:numId w:val="23"/>
        </w:numPr>
        <w:spacing w:after="0" w:line="360" w:lineRule="auto"/>
        <w:rPr>
          <w:rFonts w:ascii="Candara" w:hAnsi="Candara"/>
          <w:i/>
          <w:iCs/>
        </w:rPr>
      </w:pPr>
      <w:r>
        <w:rPr>
          <w:rFonts w:ascii="Candara" w:hAnsi="Candara"/>
          <w:b/>
          <w:bCs/>
        </w:rPr>
        <w:t>Edit</w:t>
      </w:r>
      <w:r w:rsidR="00D21375">
        <w:rPr>
          <w:rFonts w:ascii="Candara" w:hAnsi="Candara"/>
          <w:b/>
          <w:bCs/>
        </w:rPr>
        <w:t>/Update</w:t>
      </w:r>
      <w:r>
        <w:rPr>
          <w:rFonts w:ascii="Candara" w:hAnsi="Candara"/>
          <w:b/>
          <w:bCs/>
        </w:rPr>
        <w:t xml:space="preserve"> Activity</w:t>
      </w:r>
    </w:p>
    <w:p w:rsidR="00FD0A5E" w:rsidRPr="008A2429" w:rsidRDefault="00FD0A5E" w:rsidP="00E360BD">
      <w:pPr>
        <w:numPr>
          <w:ilvl w:val="2"/>
          <w:numId w:val="23"/>
        </w:numPr>
        <w:spacing w:after="0" w:line="360" w:lineRule="auto"/>
        <w:rPr>
          <w:rFonts w:ascii="Candara" w:hAnsi="Candara"/>
          <w:i/>
          <w:iCs/>
        </w:rPr>
      </w:pPr>
      <w:r w:rsidRPr="008A2429">
        <w:rPr>
          <w:rFonts w:ascii="Candara" w:hAnsi="Candara"/>
          <w:bCs/>
        </w:rPr>
        <w:t>Audit Trail</w:t>
      </w:r>
    </w:p>
    <w:p w:rsidR="00424B54" w:rsidRPr="00093D0F" w:rsidRDefault="00424B54" w:rsidP="00E360BD">
      <w:pPr>
        <w:numPr>
          <w:ilvl w:val="1"/>
          <w:numId w:val="23"/>
        </w:numPr>
        <w:spacing w:after="0" w:line="360" w:lineRule="auto"/>
        <w:rPr>
          <w:rFonts w:ascii="Candara" w:hAnsi="Candara"/>
          <w:i/>
          <w:iCs/>
        </w:rPr>
      </w:pPr>
      <w:r>
        <w:rPr>
          <w:rFonts w:ascii="Candara" w:hAnsi="Candara"/>
          <w:b/>
          <w:bCs/>
        </w:rPr>
        <w:t>Complete Activity</w:t>
      </w:r>
    </w:p>
    <w:p w:rsidR="00093D0F" w:rsidRPr="00D66D07" w:rsidRDefault="00093D0F" w:rsidP="00E360BD">
      <w:pPr>
        <w:numPr>
          <w:ilvl w:val="1"/>
          <w:numId w:val="23"/>
        </w:numPr>
        <w:spacing w:after="0" w:line="360" w:lineRule="auto"/>
        <w:rPr>
          <w:rFonts w:ascii="Candara" w:hAnsi="Candara"/>
          <w:i/>
          <w:iCs/>
        </w:rPr>
      </w:pPr>
      <w:r>
        <w:rPr>
          <w:rFonts w:ascii="Candara" w:hAnsi="Candara"/>
          <w:b/>
          <w:bCs/>
        </w:rPr>
        <w:t>Clone Activity</w:t>
      </w:r>
    </w:p>
    <w:p w:rsidR="00D66D07" w:rsidRPr="00D025BB" w:rsidRDefault="00D66D07" w:rsidP="00E360BD">
      <w:pPr>
        <w:numPr>
          <w:ilvl w:val="1"/>
          <w:numId w:val="23"/>
        </w:numPr>
        <w:spacing w:after="0" w:line="360" w:lineRule="auto"/>
        <w:rPr>
          <w:rFonts w:ascii="Candara" w:hAnsi="Candara"/>
          <w:i/>
          <w:iCs/>
        </w:rPr>
      </w:pPr>
      <w:r>
        <w:rPr>
          <w:rFonts w:ascii="Candara" w:hAnsi="Candara"/>
          <w:b/>
          <w:bCs/>
        </w:rPr>
        <w:t>Create multiple versions</w:t>
      </w:r>
    </w:p>
    <w:p w:rsidR="00D025BB" w:rsidRPr="003B6BBB" w:rsidRDefault="00D025BB" w:rsidP="00E360BD">
      <w:pPr>
        <w:numPr>
          <w:ilvl w:val="1"/>
          <w:numId w:val="23"/>
        </w:numPr>
        <w:spacing w:after="0" w:line="360" w:lineRule="auto"/>
        <w:rPr>
          <w:rFonts w:ascii="Candara" w:hAnsi="Candara"/>
          <w:i/>
          <w:iCs/>
        </w:rPr>
      </w:pPr>
      <w:r>
        <w:rPr>
          <w:rFonts w:ascii="Candara" w:hAnsi="Candara"/>
          <w:b/>
          <w:bCs/>
        </w:rPr>
        <w:t>View Revisions</w:t>
      </w:r>
    </w:p>
    <w:p w:rsidR="003B6BBB" w:rsidRPr="002E700F" w:rsidRDefault="003B6BBB" w:rsidP="00E360BD">
      <w:pPr>
        <w:numPr>
          <w:ilvl w:val="1"/>
          <w:numId w:val="23"/>
        </w:numPr>
        <w:spacing w:after="0" w:line="360" w:lineRule="auto"/>
        <w:rPr>
          <w:rFonts w:ascii="Candara" w:hAnsi="Candara"/>
          <w:i/>
          <w:iCs/>
        </w:rPr>
      </w:pPr>
      <w:r>
        <w:rPr>
          <w:rFonts w:ascii="Candara" w:hAnsi="Candara"/>
          <w:b/>
          <w:bCs/>
        </w:rPr>
        <w:t>Request Update</w:t>
      </w:r>
    </w:p>
    <w:p w:rsidR="00606EC0" w:rsidRPr="007D5C9B" w:rsidRDefault="00F22C4F" w:rsidP="00E360BD">
      <w:pPr>
        <w:numPr>
          <w:ilvl w:val="0"/>
          <w:numId w:val="23"/>
        </w:numPr>
        <w:spacing w:after="0" w:line="360" w:lineRule="auto"/>
        <w:rPr>
          <w:rFonts w:ascii="Candara" w:hAnsi="Candara"/>
          <w:i/>
          <w:iCs/>
        </w:rPr>
      </w:pPr>
      <w:r>
        <w:rPr>
          <w:rFonts w:ascii="Candara" w:hAnsi="Candara"/>
          <w:b/>
          <w:bCs/>
        </w:rPr>
        <w:t>Reports</w:t>
      </w:r>
    </w:p>
    <w:p w:rsidR="007D5C9B" w:rsidRPr="006235E5" w:rsidRDefault="007D5C9B" w:rsidP="00E360BD">
      <w:pPr>
        <w:numPr>
          <w:ilvl w:val="1"/>
          <w:numId w:val="23"/>
        </w:numPr>
        <w:spacing w:after="0" w:line="360" w:lineRule="auto"/>
        <w:rPr>
          <w:rFonts w:ascii="Candara" w:hAnsi="Candara"/>
          <w:i/>
          <w:iCs/>
        </w:rPr>
      </w:pPr>
      <w:r>
        <w:rPr>
          <w:rFonts w:ascii="Candara" w:hAnsi="Candara"/>
          <w:b/>
          <w:bCs/>
        </w:rPr>
        <w:t>Standard Reports</w:t>
      </w:r>
    </w:p>
    <w:p w:rsidR="006235E5" w:rsidRPr="008A2429" w:rsidRDefault="006235E5" w:rsidP="00E360BD">
      <w:pPr>
        <w:numPr>
          <w:ilvl w:val="2"/>
          <w:numId w:val="23"/>
        </w:numPr>
        <w:spacing w:after="0" w:line="360" w:lineRule="auto"/>
        <w:rPr>
          <w:rFonts w:ascii="Candara" w:hAnsi="Candara"/>
          <w:i/>
          <w:iCs/>
        </w:rPr>
      </w:pPr>
      <w:r w:rsidRPr="008A2429">
        <w:rPr>
          <w:rFonts w:ascii="Candara" w:hAnsi="Candara"/>
          <w:bCs/>
        </w:rPr>
        <w:t>Run</w:t>
      </w:r>
    </w:p>
    <w:p w:rsidR="006235E5" w:rsidRPr="008A2429" w:rsidRDefault="006235E5" w:rsidP="00E360BD">
      <w:pPr>
        <w:numPr>
          <w:ilvl w:val="2"/>
          <w:numId w:val="23"/>
        </w:numPr>
        <w:spacing w:after="0" w:line="360" w:lineRule="auto"/>
        <w:rPr>
          <w:rFonts w:ascii="Candara" w:hAnsi="Candara"/>
          <w:i/>
          <w:iCs/>
        </w:rPr>
      </w:pPr>
      <w:r w:rsidRPr="008A2429">
        <w:rPr>
          <w:rFonts w:ascii="Candara" w:hAnsi="Candara"/>
          <w:bCs/>
        </w:rPr>
        <w:t>Customize</w:t>
      </w:r>
    </w:p>
    <w:p w:rsidR="006235E5" w:rsidRPr="008A2429" w:rsidRDefault="006235E5" w:rsidP="00E360BD">
      <w:pPr>
        <w:numPr>
          <w:ilvl w:val="2"/>
          <w:numId w:val="23"/>
        </w:numPr>
        <w:spacing w:after="0" w:line="360" w:lineRule="auto"/>
        <w:rPr>
          <w:rFonts w:ascii="Candara" w:hAnsi="Candara"/>
          <w:i/>
          <w:iCs/>
        </w:rPr>
      </w:pPr>
      <w:r w:rsidRPr="008A2429">
        <w:rPr>
          <w:rFonts w:ascii="Candara" w:hAnsi="Candara"/>
          <w:bCs/>
        </w:rPr>
        <w:t>Schedule</w:t>
      </w:r>
    </w:p>
    <w:p w:rsidR="007D5C9B" w:rsidRPr="006235E5" w:rsidRDefault="007D5C9B" w:rsidP="00E360BD">
      <w:pPr>
        <w:numPr>
          <w:ilvl w:val="1"/>
          <w:numId w:val="23"/>
        </w:numPr>
        <w:spacing w:after="0" w:line="360" w:lineRule="auto"/>
        <w:rPr>
          <w:rFonts w:ascii="Candara" w:hAnsi="Candara"/>
          <w:i/>
          <w:iCs/>
        </w:rPr>
      </w:pPr>
      <w:r>
        <w:rPr>
          <w:rFonts w:ascii="Candara" w:hAnsi="Candara"/>
          <w:b/>
          <w:bCs/>
        </w:rPr>
        <w:t>Saved Reports</w:t>
      </w:r>
    </w:p>
    <w:p w:rsidR="006235E5" w:rsidRPr="008A2429" w:rsidRDefault="006235E5" w:rsidP="00E360BD">
      <w:pPr>
        <w:numPr>
          <w:ilvl w:val="2"/>
          <w:numId w:val="23"/>
        </w:numPr>
        <w:spacing w:after="0" w:line="360" w:lineRule="auto"/>
        <w:rPr>
          <w:rFonts w:ascii="Candara" w:hAnsi="Candara"/>
          <w:i/>
          <w:iCs/>
        </w:rPr>
      </w:pPr>
      <w:r w:rsidRPr="008A2429">
        <w:rPr>
          <w:rFonts w:ascii="Candara" w:hAnsi="Candara"/>
          <w:bCs/>
        </w:rPr>
        <w:t>Run</w:t>
      </w:r>
    </w:p>
    <w:p w:rsidR="006235E5" w:rsidRPr="008A2429" w:rsidRDefault="006235E5" w:rsidP="00E360BD">
      <w:pPr>
        <w:numPr>
          <w:ilvl w:val="2"/>
          <w:numId w:val="23"/>
        </w:numPr>
        <w:spacing w:after="0" w:line="360" w:lineRule="auto"/>
        <w:rPr>
          <w:rFonts w:ascii="Candara" w:hAnsi="Candara"/>
          <w:i/>
          <w:iCs/>
        </w:rPr>
      </w:pPr>
      <w:r w:rsidRPr="008A2429">
        <w:rPr>
          <w:rFonts w:ascii="Candara" w:hAnsi="Candara"/>
          <w:bCs/>
        </w:rPr>
        <w:t>Customize</w:t>
      </w:r>
    </w:p>
    <w:p w:rsidR="006235E5" w:rsidRPr="008A2429" w:rsidRDefault="006235E5" w:rsidP="00E360BD">
      <w:pPr>
        <w:numPr>
          <w:ilvl w:val="2"/>
          <w:numId w:val="23"/>
        </w:numPr>
        <w:spacing w:after="0" w:line="360" w:lineRule="auto"/>
        <w:rPr>
          <w:rFonts w:ascii="Candara" w:hAnsi="Candara"/>
          <w:i/>
          <w:iCs/>
        </w:rPr>
      </w:pPr>
      <w:r w:rsidRPr="008A2429">
        <w:rPr>
          <w:rFonts w:ascii="Candara" w:hAnsi="Candara"/>
          <w:bCs/>
        </w:rPr>
        <w:t>Schedule</w:t>
      </w:r>
    </w:p>
    <w:p w:rsidR="006235E5" w:rsidRPr="008A2429" w:rsidRDefault="006235E5" w:rsidP="00E360BD">
      <w:pPr>
        <w:numPr>
          <w:ilvl w:val="2"/>
          <w:numId w:val="23"/>
        </w:numPr>
        <w:spacing w:after="0" w:line="360" w:lineRule="auto"/>
        <w:rPr>
          <w:rFonts w:ascii="Candara" w:hAnsi="Candara"/>
          <w:i/>
          <w:iCs/>
        </w:rPr>
      </w:pPr>
      <w:r w:rsidRPr="008A2429">
        <w:rPr>
          <w:rFonts w:ascii="Candara" w:hAnsi="Candara"/>
          <w:bCs/>
        </w:rPr>
        <w:t>Delete</w:t>
      </w:r>
    </w:p>
    <w:p w:rsidR="007D5C9B" w:rsidRPr="006235E5" w:rsidRDefault="007D5C9B" w:rsidP="00E360BD">
      <w:pPr>
        <w:numPr>
          <w:ilvl w:val="1"/>
          <w:numId w:val="23"/>
        </w:numPr>
        <w:spacing w:after="0" w:line="360" w:lineRule="auto"/>
        <w:rPr>
          <w:rFonts w:ascii="Candara" w:hAnsi="Candara"/>
          <w:i/>
          <w:iCs/>
        </w:rPr>
      </w:pPr>
      <w:r>
        <w:rPr>
          <w:rFonts w:ascii="Candara" w:hAnsi="Candara"/>
          <w:b/>
          <w:bCs/>
        </w:rPr>
        <w:t>Scheduled Reports</w:t>
      </w:r>
    </w:p>
    <w:p w:rsidR="006235E5" w:rsidRPr="008A2429" w:rsidRDefault="006235E5" w:rsidP="00E360BD">
      <w:pPr>
        <w:numPr>
          <w:ilvl w:val="2"/>
          <w:numId w:val="23"/>
        </w:numPr>
        <w:spacing w:after="0" w:line="360" w:lineRule="auto"/>
        <w:rPr>
          <w:rFonts w:ascii="Candara" w:hAnsi="Candara"/>
          <w:iCs/>
        </w:rPr>
      </w:pPr>
      <w:r w:rsidRPr="008A2429">
        <w:rPr>
          <w:rFonts w:ascii="Candara" w:hAnsi="Candara"/>
          <w:iCs/>
        </w:rPr>
        <w:t>Delete</w:t>
      </w:r>
    </w:p>
    <w:p w:rsidR="007D5C9B" w:rsidRPr="00633739" w:rsidRDefault="007D5C9B" w:rsidP="00E360BD">
      <w:pPr>
        <w:numPr>
          <w:ilvl w:val="1"/>
          <w:numId w:val="23"/>
        </w:numPr>
        <w:spacing w:after="0" w:line="360" w:lineRule="auto"/>
        <w:rPr>
          <w:rFonts w:ascii="Candara" w:hAnsi="Candara"/>
          <w:i/>
          <w:iCs/>
        </w:rPr>
      </w:pPr>
      <w:r>
        <w:rPr>
          <w:rFonts w:ascii="Candara" w:hAnsi="Candara"/>
          <w:b/>
          <w:bCs/>
        </w:rPr>
        <w:t>My Scheduled Reports</w:t>
      </w:r>
    </w:p>
    <w:p w:rsidR="00633739" w:rsidRPr="00187A94" w:rsidRDefault="00633739" w:rsidP="00E360BD">
      <w:pPr>
        <w:numPr>
          <w:ilvl w:val="1"/>
          <w:numId w:val="23"/>
        </w:numPr>
        <w:spacing w:after="0" w:line="360" w:lineRule="auto"/>
        <w:rPr>
          <w:rFonts w:ascii="Candara" w:hAnsi="Candara"/>
          <w:i/>
          <w:iCs/>
        </w:rPr>
      </w:pPr>
      <w:r>
        <w:rPr>
          <w:rFonts w:ascii="Candara" w:hAnsi="Candara"/>
          <w:b/>
          <w:bCs/>
        </w:rPr>
        <w:t>Export</w:t>
      </w:r>
      <w:r w:rsidR="00890DBE">
        <w:rPr>
          <w:rFonts w:ascii="Candara" w:hAnsi="Candara"/>
          <w:b/>
          <w:bCs/>
        </w:rPr>
        <w:t xml:space="preserve"> Report</w:t>
      </w:r>
    </w:p>
    <w:p w:rsidR="00187A94" w:rsidRPr="003E2C3B" w:rsidRDefault="00187A94" w:rsidP="00E360BD">
      <w:pPr>
        <w:numPr>
          <w:ilvl w:val="1"/>
          <w:numId w:val="23"/>
        </w:numPr>
        <w:spacing w:after="0" w:line="360" w:lineRule="auto"/>
        <w:rPr>
          <w:rFonts w:ascii="Candara" w:hAnsi="Candara"/>
          <w:i/>
          <w:iCs/>
        </w:rPr>
      </w:pPr>
      <w:r>
        <w:rPr>
          <w:rFonts w:ascii="Candara" w:hAnsi="Candara"/>
          <w:b/>
          <w:bCs/>
        </w:rPr>
        <w:t>Reports Help</w:t>
      </w:r>
    </w:p>
    <w:p w:rsidR="008445CC" w:rsidRPr="00A672D6" w:rsidRDefault="00F22C4F" w:rsidP="00E360BD">
      <w:pPr>
        <w:numPr>
          <w:ilvl w:val="0"/>
          <w:numId w:val="23"/>
        </w:numPr>
        <w:spacing w:after="0" w:line="360" w:lineRule="auto"/>
        <w:rPr>
          <w:rFonts w:ascii="Candara" w:hAnsi="Candara"/>
          <w:i/>
          <w:iCs/>
        </w:rPr>
      </w:pPr>
      <w:r>
        <w:rPr>
          <w:rFonts w:ascii="Candara" w:hAnsi="Candara"/>
          <w:b/>
          <w:bCs/>
        </w:rPr>
        <w:t>Activities Dashboard</w:t>
      </w:r>
    </w:p>
    <w:p w:rsidR="00A672D6" w:rsidRDefault="00A672D6" w:rsidP="00E360BD">
      <w:pPr>
        <w:numPr>
          <w:ilvl w:val="0"/>
          <w:numId w:val="23"/>
        </w:numPr>
        <w:spacing w:after="0" w:line="360" w:lineRule="auto"/>
        <w:rPr>
          <w:rFonts w:ascii="Candara" w:hAnsi="Candara"/>
          <w:i/>
          <w:iCs/>
        </w:rPr>
      </w:pPr>
      <w:r>
        <w:rPr>
          <w:rFonts w:ascii="Candara" w:hAnsi="Candara"/>
          <w:b/>
          <w:bCs/>
        </w:rPr>
        <w:t>Associate Dashboard</w:t>
      </w:r>
    </w:p>
    <w:p w:rsidR="003A29E5" w:rsidRDefault="00F22C4F" w:rsidP="00E360BD">
      <w:pPr>
        <w:numPr>
          <w:ilvl w:val="0"/>
          <w:numId w:val="23"/>
        </w:numPr>
        <w:spacing w:after="0" w:line="360" w:lineRule="auto"/>
        <w:rPr>
          <w:rFonts w:ascii="Candara" w:hAnsi="Candara"/>
          <w:b/>
          <w:iCs/>
        </w:rPr>
      </w:pPr>
      <w:r w:rsidRPr="00F22C4F">
        <w:rPr>
          <w:rFonts w:ascii="Candara" w:hAnsi="Candara"/>
          <w:b/>
          <w:iCs/>
        </w:rPr>
        <w:t>Resource Managemen</w:t>
      </w:r>
      <w:r w:rsidR="00991505">
        <w:rPr>
          <w:rFonts w:ascii="Candara" w:hAnsi="Candara"/>
          <w:b/>
          <w:iCs/>
        </w:rPr>
        <w:t>t</w:t>
      </w:r>
    </w:p>
    <w:p w:rsidR="003A29E5" w:rsidRDefault="003A29E5" w:rsidP="00E360BD">
      <w:pPr>
        <w:numPr>
          <w:ilvl w:val="0"/>
          <w:numId w:val="23"/>
        </w:numPr>
        <w:spacing w:after="0" w:line="360" w:lineRule="auto"/>
        <w:rPr>
          <w:rFonts w:ascii="Candara" w:hAnsi="Candara"/>
          <w:b/>
          <w:iCs/>
        </w:rPr>
      </w:pPr>
      <w:r>
        <w:rPr>
          <w:rFonts w:ascii="Candara" w:hAnsi="Candara"/>
          <w:b/>
          <w:iCs/>
        </w:rPr>
        <w:t>Search</w:t>
      </w:r>
    </w:p>
    <w:p w:rsidR="005E1D5E" w:rsidRPr="00F22C4F" w:rsidRDefault="005E1D5E" w:rsidP="003A29E5">
      <w:pPr>
        <w:numPr>
          <w:ilvl w:val="1"/>
          <w:numId w:val="23"/>
        </w:numPr>
        <w:spacing w:after="0" w:line="360" w:lineRule="auto"/>
        <w:rPr>
          <w:rFonts w:ascii="Candara" w:hAnsi="Candara"/>
          <w:b/>
          <w:iCs/>
        </w:rPr>
      </w:pPr>
      <w:r>
        <w:rPr>
          <w:rFonts w:ascii="Candara" w:hAnsi="Candara"/>
          <w:b/>
          <w:iCs/>
        </w:rPr>
        <w:t>Global Search</w:t>
      </w:r>
    </w:p>
    <w:p w:rsidR="00F22C4F" w:rsidRDefault="00F22C4F" w:rsidP="003A29E5">
      <w:pPr>
        <w:numPr>
          <w:ilvl w:val="1"/>
          <w:numId w:val="23"/>
        </w:numPr>
        <w:spacing w:after="0" w:line="360" w:lineRule="auto"/>
        <w:rPr>
          <w:rFonts w:ascii="Candara" w:hAnsi="Candara"/>
          <w:b/>
          <w:iCs/>
        </w:rPr>
      </w:pPr>
      <w:r w:rsidRPr="00F22C4F">
        <w:rPr>
          <w:rFonts w:ascii="Candara" w:hAnsi="Candara"/>
          <w:b/>
          <w:iCs/>
        </w:rPr>
        <w:t>Advanced Search</w:t>
      </w:r>
    </w:p>
    <w:p w:rsidR="007148F3" w:rsidRPr="007148F3" w:rsidRDefault="007148F3" w:rsidP="00E360BD">
      <w:pPr>
        <w:numPr>
          <w:ilvl w:val="0"/>
          <w:numId w:val="23"/>
        </w:numPr>
        <w:spacing w:after="0" w:line="360" w:lineRule="auto"/>
        <w:rPr>
          <w:rFonts w:ascii="Candara" w:hAnsi="Candara"/>
          <w:b/>
          <w:iCs/>
        </w:rPr>
      </w:pPr>
      <w:r w:rsidRPr="007148F3">
        <w:rPr>
          <w:rFonts w:ascii="Candara" w:hAnsi="Candara"/>
          <w:b/>
          <w:iCs/>
        </w:rPr>
        <w:t>Alerts/View All Alerts</w:t>
      </w:r>
    </w:p>
    <w:p w:rsidR="000F29CE" w:rsidRDefault="000F29CE" w:rsidP="00E360BD">
      <w:pPr>
        <w:numPr>
          <w:ilvl w:val="0"/>
          <w:numId w:val="23"/>
        </w:numPr>
        <w:spacing w:after="0" w:line="360" w:lineRule="auto"/>
        <w:rPr>
          <w:rFonts w:ascii="Candara" w:hAnsi="Candara"/>
          <w:b/>
          <w:iCs/>
        </w:rPr>
      </w:pPr>
      <w:r>
        <w:rPr>
          <w:rFonts w:ascii="Candara" w:hAnsi="Candara"/>
          <w:b/>
          <w:iCs/>
        </w:rPr>
        <w:t>My Account</w:t>
      </w:r>
    </w:p>
    <w:p w:rsidR="000F29CE" w:rsidRDefault="000F29CE" w:rsidP="00E360BD">
      <w:pPr>
        <w:numPr>
          <w:ilvl w:val="0"/>
          <w:numId w:val="23"/>
        </w:numPr>
        <w:spacing w:after="0" w:line="360" w:lineRule="auto"/>
        <w:rPr>
          <w:rFonts w:ascii="Candara" w:hAnsi="Candara"/>
          <w:b/>
          <w:iCs/>
        </w:rPr>
      </w:pPr>
      <w:r>
        <w:rPr>
          <w:rFonts w:ascii="Candara" w:hAnsi="Candara"/>
          <w:b/>
          <w:iCs/>
        </w:rPr>
        <w:t>Admin</w:t>
      </w:r>
    </w:p>
    <w:p w:rsidR="005501F5" w:rsidRDefault="005501F5" w:rsidP="00E360BD">
      <w:pPr>
        <w:numPr>
          <w:ilvl w:val="1"/>
          <w:numId w:val="23"/>
        </w:numPr>
        <w:spacing w:after="0" w:line="360" w:lineRule="auto"/>
        <w:rPr>
          <w:rFonts w:ascii="Candara" w:hAnsi="Candara"/>
          <w:b/>
          <w:iCs/>
        </w:rPr>
      </w:pPr>
      <w:r>
        <w:rPr>
          <w:rFonts w:ascii="Candara" w:hAnsi="Candara"/>
          <w:b/>
          <w:iCs/>
        </w:rPr>
        <w:t>Manage Users</w:t>
      </w:r>
    </w:p>
    <w:p w:rsidR="009E578D" w:rsidRPr="008A2429" w:rsidRDefault="009E578D" w:rsidP="00E360BD">
      <w:pPr>
        <w:numPr>
          <w:ilvl w:val="2"/>
          <w:numId w:val="23"/>
        </w:numPr>
        <w:spacing w:after="0" w:line="360" w:lineRule="auto"/>
        <w:rPr>
          <w:rFonts w:ascii="Candara" w:hAnsi="Candara"/>
          <w:iCs/>
        </w:rPr>
      </w:pPr>
      <w:r w:rsidRPr="008A2429">
        <w:rPr>
          <w:rFonts w:ascii="Candara" w:hAnsi="Candara"/>
          <w:iCs/>
        </w:rPr>
        <w:t>View</w:t>
      </w:r>
    </w:p>
    <w:p w:rsidR="009E578D" w:rsidRPr="008A2429" w:rsidRDefault="009E578D" w:rsidP="00E360BD">
      <w:pPr>
        <w:numPr>
          <w:ilvl w:val="2"/>
          <w:numId w:val="23"/>
        </w:numPr>
        <w:spacing w:after="0" w:line="360" w:lineRule="auto"/>
        <w:rPr>
          <w:rFonts w:ascii="Candara" w:hAnsi="Candara"/>
          <w:iCs/>
        </w:rPr>
      </w:pPr>
      <w:r w:rsidRPr="008A2429">
        <w:rPr>
          <w:rFonts w:ascii="Candara" w:hAnsi="Candara"/>
          <w:iCs/>
        </w:rPr>
        <w:t>Edit</w:t>
      </w:r>
    </w:p>
    <w:p w:rsidR="009E578D" w:rsidRPr="008A2429" w:rsidRDefault="009E578D" w:rsidP="00E360BD">
      <w:pPr>
        <w:numPr>
          <w:ilvl w:val="2"/>
          <w:numId w:val="23"/>
        </w:numPr>
        <w:spacing w:after="0" w:line="360" w:lineRule="auto"/>
        <w:rPr>
          <w:rFonts w:ascii="Candara" w:hAnsi="Candara"/>
          <w:iCs/>
        </w:rPr>
      </w:pPr>
      <w:r w:rsidRPr="008A2429">
        <w:rPr>
          <w:rFonts w:ascii="Candara" w:hAnsi="Candara"/>
          <w:iCs/>
        </w:rPr>
        <w:t>Activate/Deactivate</w:t>
      </w:r>
    </w:p>
    <w:p w:rsidR="005501F5" w:rsidRDefault="005501F5" w:rsidP="00E360BD">
      <w:pPr>
        <w:numPr>
          <w:ilvl w:val="1"/>
          <w:numId w:val="23"/>
        </w:numPr>
        <w:spacing w:after="0" w:line="360" w:lineRule="auto"/>
        <w:rPr>
          <w:rFonts w:ascii="Candara" w:hAnsi="Candara"/>
          <w:b/>
          <w:iCs/>
        </w:rPr>
      </w:pPr>
      <w:r>
        <w:rPr>
          <w:rFonts w:ascii="Candara" w:hAnsi="Candara"/>
          <w:b/>
          <w:iCs/>
        </w:rPr>
        <w:t>System Configurations</w:t>
      </w:r>
    </w:p>
    <w:p w:rsidR="005501F5" w:rsidRDefault="005501F5" w:rsidP="00E360BD">
      <w:pPr>
        <w:numPr>
          <w:ilvl w:val="1"/>
          <w:numId w:val="23"/>
        </w:numPr>
        <w:spacing w:after="0" w:line="360" w:lineRule="auto"/>
        <w:rPr>
          <w:rFonts w:ascii="Candara" w:hAnsi="Candara"/>
          <w:b/>
          <w:iCs/>
        </w:rPr>
      </w:pPr>
      <w:r>
        <w:rPr>
          <w:rFonts w:ascii="Candara" w:hAnsi="Candara"/>
          <w:b/>
          <w:iCs/>
        </w:rPr>
        <w:t>Manage file uploads</w:t>
      </w:r>
    </w:p>
    <w:p w:rsidR="005501F5" w:rsidRDefault="005501F5" w:rsidP="00E360BD">
      <w:pPr>
        <w:numPr>
          <w:ilvl w:val="1"/>
          <w:numId w:val="23"/>
        </w:numPr>
        <w:spacing w:after="0" w:line="360" w:lineRule="auto"/>
        <w:rPr>
          <w:rFonts w:ascii="Candara" w:hAnsi="Candara"/>
          <w:b/>
          <w:iCs/>
        </w:rPr>
      </w:pPr>
      <w:r>
        <w:rPr>
          <w:rFonts w:ascii="Candara" w:hAnsi="Candara"/>
          <w:b/>
          <w:iCs/>
        </w:rPr>
        <w:t>Role based permissions</w:t>
      </w:r>
    </w:p>
    <w:p w:rsidR="005501F5" w:rsidRDefault="005501F5" w:rsidP="00E360BD">
      <w:pPr>
        <w:numPr>
          <w:ilvl w:val="1"/>
          <w:numId w:val="23"/>
        </w:numPr>
        <w:spacing w:after="0" w:line="360" w:lineRule="auto"/>
        <w:rPr>
          <w:rFonts w:ascii="Candara" w:hAnsi="Candara"/>
          <w:b/>
          <w:iCs/>
        </w:rPr>
      </w:pPr>
      <w:r>
        <w:rPr>
          <w:rFonts w:ascii="Candara" w:hAnsi="Candara"/>
          <w:b/>
          <w:iCs/>
        </w:rPr>
        <w:t>User based permissions</w:t>
      </w:r>
    </w:p>
    <w:p w:rsidR="005501F5" w:rsidRDefault="005501F5" w:rsidP="00E360BD">
      <w:pPr>
        <w:numPr>
          <w:ilvl w:val="1"/>
          <w:numId w:val="23"/>
        </w:numPr>
        <w:spacing w:after="0" w:line="360" w:lineRule="auto"/>
        <w:rPr>
          <w:rFonts w:ascii="Candara" w:hAnsi="Candara"/>
          <w:b/>
          <w:iCs/>
        </w:rPr>
      </w:pPr>
      <w:r>
        <w:rPr>
          <w:rFonts w:ascii="Candara" w:hAnsi="Candara"/>
          <w:b/>
          <w:iCs/>
        </w:rPr>
        <w:t>Administer metadata</w:t>
      </w:r>
    </w:p>
    <w:p w:rsidR="00650D80" w:rsidRPr="008A2429" w:rsidRDefault="00650D80" w:rsidP="00E360BD">
      <w:pPr>
        <w:numPr>
          <w:ilvl w:val="2"/>
          <w:numId w:val="23"/>
        </w:numPr>
        <w:spacing w:after="0" w:line="360" w:lineRule="auto"/>
        <w:rPr>
          <w:rFonts w:ascii="Candara" w:hAnsi="Candara"/>
          <w:iCs/>
        </w:rPr>
      </w:pPr>
      <w:r w:rsidRPr="008A2429">
        <w:rPr>
          <w:rFonts w:ascii="Candara" w:hAnsi="Candara"/>
          <w:iCs/>
        </w:rPr>
        <w:t>Create</w:t>
      </w:r>
    </w:p>
    <w:p w:rsidR="00650D80" w:rsidRPr="008A2429" w:rsidRDefault="00650D80" w:rsidP="00E360BD">
      <w:pPr>
        <w:numPr>
          <w:ilvl w:val="2"/>
          <w:numId w:val="23"/>
        </w:numPr>
        <w:spacing w:after="0" w:line="360" w:lineRule="auto"/>
        <w:rPr>
          <w:rFonts w:ascii="Candara" w:hAnsi="Candara"/>
          <w:iCs/>
        </w:rPr>
      </w:pPr>
      <w:r w:rsidRPr="008A2429">
        <w:rPr>
          <w:rFonts w:ascii="Candara" w:hAnsi="Candara"/>
          <w:iCs/>
        </w:rPr>
        <w:t>Edit</w:t>
      </w:r>
    </w:p>
    <w:p w:rsidR="00650D80" w:rsidRPr="008A2429" w:rsidRDefault="00C51418" w:rsidP="00E360BD">
      <w:pPr>
        <w:numPr>
          <w:ilvl w:val="2"/>
          <w:numId w:val="23"/>
        </w:numPr>
        <w:spacing w:after="0" w:line="360" w:lineRule="auto"/>
        <w:rPr>
          <w:rFonts w:ascii="Candara" w:hAnsi="Candara"/>
          <w:iCs/>
        </w:rPr>
      </w:pPr>
      <w:r w:rsidRPr="008A2429">
        <w:rPr>
          <w:rFonts w:ascii="Candara" w:hAnsi="Candara"/>
          <w:iCs/>
        </w:rPr>
        <w:t>Delete</w:t>
      </w:r>
    </w:p>
    <w:p w:rsidR="005501F5" w:rsidRDefault="005501F5" w:rsidP="00E360BD">
      <w:pPr>
        <w:numPr>
          <w:ilvl w:val="1"/>
          <w:numId w:val="23"/>
        </w:numPr>
        <w:spacing w:after="0" w:line="360" w:lineRule="auto"/>
        <w:rPr>
          <w:rFonts w:ascii="Candara" w:hAnsi="Candara"/>
          <w:b/>
          <w:iCs/>
        </w:rPr>
      </w:pPr>
      <w:r>
        <w:rPr>
          <w:rFonts w:ascii="Candara" w:hAnsi="Candara"/>
          <w:b/>
          <w:iCs/>
        </w:rPr>
        <w:t>Audit Trail Log</w:t>
      </w:r>
    </w:p>
    <w:p w:rsidR="005501F5" w:rsidRDefault="005501F5" w:rsidP="00E360BD">
      <w:pPr>
        <w:numPr>
          <w:ilvl w:val="1"/>
          <w:numId w:val="23"/>
        </w:numPr>
        <w:spacing w:after="0" w:line="360" w:lineRule="auto"/>
        <w:rPr>
          <w:rFonts w:ascii="Candara" w:hAnsi="Candara"/>
          <w:b/>
          <w:iCs/>
        </w:rPr>
      </w:pPr>
      <w:r>
        <w:rPr>
          <w:rFonts w:ascii="Candara" w:hAnsi="Candara"/>
          <w:b/>
          <w:iCs/>
        </w:rPr>
        <w:t>ClinAdmin Connection</w:t>
      </w:r>
    </w:p>
    <w:p w:rsidR="005501F5" w:rsidRDefault="005501F5" w:rsidP="00E360BD">
      <w:pPr>
        <w:numPr>
          <w:ilvl w:val="1"/>
          <w:numId w:val="23"/>
        </w:numPr>
        <w:spacing w:after="0" w:line="360" w:lineRule="auto"/>
        <w:rPr>
          <w:rFonts w:ascii="Candara" w:hAnsi="Candara"/>
          <w:b/>
          <w:iCs/>
        </w:rPr>
      </w:pPr>
      <w:r>
        <w:rPr>
          <w:rFonts w:ascii="Candara" w:hAnsi="Candara"/>
          <w:b/>
          <w:iCs/>
        </w:rPr>
        <w:t>Manage API</w:t>
      </w:r>
    </w:p>
    <w:p w:rsidR="00654AEA" w:rsidRPr="008A2429" w:rsidRDefault="00654AEA" w:rsidP="00E360BD">
      <w:pPr>
        <w:numPr>
          <w:ilvl w:val="2"/>
          <w:numId w:val="23"/>
        </w:numPr>
        <w:spacing w:after="0" w:line="360" w:lineRule="auto"/>
        <w:rPr>
          <w:rFonts w:ascii="Candara" w:hAnsi="Candara"/>
          <w:iCs/>
        </w:rPr>
      </w:pPr>
      <w:r w:rsidRPr="008A2429">
        <w:rPr>
          <w:rFonts w:ascii="Candara" w:hAnsi="Candara"/>
          <w:iCs/>
        </w:rPr>
        <w:t>Create</w:t>
      </w:r>
    </w:p>
    <w:p w:rsidR="00654AEA" w:rsidRPr="008A2429" w:rsidRDefault="00654AEA" w:rsidP="00E360BD">
      <w:pPr>
        <w:numPr>
          <w:ilvl w:val="2"/>
          <w:numId w:val="23"/>
        </w:numPr>
        <w:spacing w:after="0" w:line="360" w:lineRule="auto"/>
        <w:rPr>
          <w:rFonts w:ascii="Candara" w:hAnsi="Candara"/>
          <w:iCs/>
        </w:rPr>
      </w:pPr>
      <w:r w:rsidRPr="008A2429">
        <w:rPr>
          <w:rFonts w:ascii="Candara" w:hAnsi="Candara"/>
          <w:iCs/>
        </w:rPr>
        <w:t>Edit</w:t>
      </w:r>
    </w:p>
    <w:p w:rsidR="00654AEA" w:rsidRPr="008A2429" w:rsidRDefault="00654AEA" w:rsidP="00E360BD">
      <w:pPr>
        <w:numPr>
          <w:ilvl w:val="2"/>
          <w:numId w:val="23"/>
        </w:numPr>
        <w:spacing w:after="0" w:line="360" w:lineRule="auto"/>
        <w:rPr>
          <w:rFonts w:ascii="Candara" w:hAnsi="Candara"/>
          <w:iCs/>
        </w:rPr>
      </w:pPr>
      <w:r w:rsidRPr="008A2429">
        <w:rPr>
          <w:rFonts w:ascii="Candara" w:hAnsi="Candara"/>
          <w:iCs/>
        </w:rPr>
        <w:t>Delete</w:t>
      </w:r>
    </w:p>
    <w:p w:rsidR="005501F5" w:rsidRDefault="005501F5" w:rsidP="00E360BD">
      <w:pPr>
        <w:numPr>
          <w:ilvl w:val="1"/>
          <w:numId w:val="23"/>
        </w:numPr>
        <w:spacing w:after="0" w:line="360" w:lineRule="auto"/>
        <w:rPr>
          <w:rFonts w:ascii="Candara" w:hAnsi="Candara"/>
          <w:b/>
          <w:iCs/>
        </w:rPr>
      </w:pPr>
      <w:r>
        <w:rPr>
          <w:rFonts w:ascii="Candara" w:hAnsi="Candara"/>
          <w:b/>
          <w:iCs/>
        </w:rPr>
        <w:t>Run Cron Tasks</w:t>
      </w:r>
    </w:p>
    <w:p w:rsidR="00E6344F" w:rsidRDefault="00E6344F">
      <w:pPr>
        <w:spacing w:after="0" w:line="240" w:lineRule="auto"/>
        <w:rPr>
          <w:rFonts w:ascii="Candara" w:hAnsi="Candara"/>
          <w:b/>
          <w:iCs/>
        </w:rPr>
      </w:pPr>
      <w:r>
        <w:rPr>
          <w:rFonts w:ascii="Candara" w:hAnsi="Candara"/>
          <w:b/>
          <w:iCs/>
        </w:rPr>
        <w:br w:type="page"/>
      </w:r>
    </w:p>
    <w:p w:rsidR="006A4F62" w:rsidRDefault="00956422" w:rsidP="00752663">
      <w:pPr>
        <w:pStyle w:val="Heading2"/>
        <w:tabs>
          <w:tab w:val="clear" w:pos="756"/>
        </w:tabs>
        <w:rPr>
          <w:rFonts w:ascii="Candara" w:hAnsi="Candara"/>
          <w:lang w:val="en-IN"/>
        </w:rPr>
      </w:pPr>
      <w:bookmarkStart w:id="98" w:name="_Toc409781195"/>
      <w:bookmarkStart w:id="99" w:name="_Toc365151363"/>
      <w:r>
        <w:rPr>
          <w:rFonts w:ascii="Candara" w:hAnsi="Candara"/>
          <w:lang w:val="en-IN"/>
        </w:rPr>
        <w:t>Create New Accoun</w:t>
      </w:r>
      <w:r w:rsidR="006A4F62">
        <w:rPr>
          <w:rFonts w:ascii="Candara" w:hAnsi="Candara"/>
          <w:lang w:val="en-IN"/>
        </w:rPr>
        <w:t>t</w:t>
      </w:r>
      <w:bookmarkEnd w:id="98"/>
    </w:p>
    <w:p w:rsidR="00CA76B4" w:rsidRDefault="00DC0AED" w:rsidP="00510FD1">
      <w:pPr>
        <w:ind w:left="709"/>
        <w:rPr>
          <w:rFonts w:ascii="Candara" w:hAnsi="Candara"/>
          <w:lang w:val="en-IN" w:bidi="te-IN"/>
        </w:rPr>
      </w:pPr>
      <w:r w:rsidRPr="003E2C3B">
        <w:rPr>
          <w:rFonts w:ascii="Candara" w:hAnsi="Candara"/>
          <w:lang w:val="en-IN" w:bidi="te-IN"/>
        </w:rPr>
        <w:t>Any new users must</w:t>
      </w:r>
      <w:r w:rsidR="005B1210">
        <w:rPr>
          <w:rFonts w:ascii="Candara" w:hAnsi="Candara"/>
          <w:lang w:val="en-IN" w:bidi="te-IN"/>
        </w:rPr>
        <w:t xml:space="preserve"> be</w:t>
      </w:r>
      <w:r w:rsidRPr="003E2C3B">
        <w:rPr>
          <w:rFonts w:ascii="Candara" w:hAnsi="Candara"/>
          <w:lang w:val="en-IN" w:bidi="te-IN"/>
        </w:rPr>
        <w:t xml:space="preserve"> register</w:t>
      </w:r>
      <w:r w:rsidR="005B1210">
        <w:rPr>
          <w:rFonts w:ascii="Candara" w:hAnsi="Candara"/>
          <w:lang w:val="en-IN" w:bidi="te-IN"/>
        </w:rPr>
        <w:t>ed</w:t>
      </w:r>
      <w:r w:rsidRPr="003E2C3B">
        <w:rPr>
          <w:rFonts w:ascii="Candara" w:hAnsi="Candara"/>
          <w:lang w:val="en-IN" w:bidi="te-IN"/>
        </w:rPr>
        <w:t xml:space="preserve"> to get access to the application</w:t>
      </w:r>
      <w:r w:rsidR="006A4A98">
        <w:rPr>
          <w:rFonts w:ascii="Candara" w:hAnsi="Candara"/>
          <w:lang w:val="en-IN" w:bidi="te-IN"/>
        </w:rPr>
        <w:t xml:space="preserve">. </w:t>
      </w:r>
      <w:r w:rsidR="0036395C">
        <w:rPr>
          <w:rFonts w:ascii="Candara" w:hAnsi="Candara"/>
          <w:lang w:val="en-IN" w:bidi="te-IN"/>
        </w:rPr>
        <w:t>U</w:t>
      </w:r>
      <w:r w:rsidRPr="003E2C3B">
        <w:rPr>
          <w:rFonts w:ascii="Candara" w:hAnsi="Candara"/>
          <w:lang w:val="en-IN" w:bidi="te-IN"/>
        </w:rPr>
        <w:t xml:space="preserve">ser </w:t>
      </w:r>
      <w:r w:rsidR="00C92666">
        <w:rPr>
          <w:rFonts w:ascii="Candara" w:hAnsi="Candara"/>
          <w:lang w:val="en-IN" w:bidi="te-IN"/>
        </w:rPr>
        <w:t xml:space="preserve">may </w:t>
      </w:r>
      <w:r w:rsidRPr="003E2C3B">
        <w:rPr>
          <w:rFonts w:ascii="Candara" w:hAnsi="Candara"/>
          <w:lang w:val="en-IN" w:bidi="te-IN"/>
        </w:rPr>
        <w:t>have multiple rol</w:t>
      </w:r>
      <w:r>
        <w:rPr>
          <w:rFonts w:ascii="Candara" w:hAnsi="Candara"/>
          <w:lang w:val="en-IN" w:bidi="te-IN"/>
        </w:rPr>
        <w:t>es to access the application</w:t>
      </w:r>
      <w:r w:rsidR="00CA76B4">
        <w:rPr>
          <w:rFonts w:ascii="Candara" w:hAnsi="Candara"/>
          <w:lang w:val="en-IN" w:bidi="te-IN"/>
        </w:rPr>
        <w:t>.</w:t>
      </w:r>
    </w:p>
    <w:p w:rsidR="00510FD1" w:rsidRDefault="00CA76B4" w:rsidP="00510FD1">
      <w:pPr>
        <w:ind w:left="709"/>
        <w:rPr>
          <w:rFonts w:ascii="Candara" w:hAnsi="Candara"/>
          <w:lang w:val="en-IN" w:bidi="te-IN"/>
        </w:rPr>
      </w:pPr>
      <w:commentRangeStart w:id="100"/>
      <w:r>
        <w:rPr>
          <w:rFonts w:ascii="Candara" w:hAnsi="Candara"/>
          <w:noProof/>
        </w:rPr>
        <w:drawing>
          <wp:inline distT="0" distB="0" distL="0" distR="0">
            <wp:extent cx="4357051"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7051" cy="2667000"/>
                    </a:xfrm>
                    <a:prstGeom prst="rect">
                      <a:avLst/>
                    </a:prstGeom>
                    <a:noFill/>
                    <a:ln>
                      <a:noFill/>
                    </a:ln>
                  </pic:spPr>
                </pic:pic>
              </a:graphicData>
            </a:graphic>
          </wp:inline>
        </w:drawing>
      </w:r>
      <w:commentRangeEnd w:id="100"/>
      <w:r w:rsidR="00C53616">
        <w:rPr>
          <w:rStyle w:val="CommentReference"/>
        </w:rPr>
        <w:commentReference w:id="100"/>
      </w:r>
    </w:p>
    <w:p w:rsidR="00387B29" w:rsidRPr="003E2C3B" w:rsidDel="00980B39" w:rsidRDefault="00387B29" w:rsidP="00387B29">
      <w:pPr>
        <w:pStyle w:val="Quote"/>
        <w:rPr>
          <w:del w:id="101" w:author="SATISH PALLI" w:date="2015-02-03T21:55:00Z"/>
          <w:rFonts w:ascii="Candara" w:hAnsi="Candara"/>
        </w:rPr>
      </w:pPr>
      <w:del w:id="102" w:author="SATISH PALLI" w:date="2015-02-03T21:55:00Z">
        <w:r w:rsidRPr="003E2C3B" w:rsidDel="00980B39">
          <w:rPr>
            <w:rFonts w:ascii="Candara" w:hAnsi="Candara"/>
          </w:rPr>
          <w:delText>Screen field details: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13"/>
        <w:gridCol w:w="1997"/>
        <w:gridCol w:w="2552"/>
        <w:gridCol w:w="3334"/>
      </w:tblGrid>
      <w:tr w:rsidR="00980B39" w:rsidRPr="003E2C3B" w:rsidTr="00D349A0">
        <w:trPr>
          <w:trHeight w:val="503"/>
          <w:jc w:val="center"/>
        </w:trPr>
        <w:tc>
          <w:tcPr>
            <w:tcW w:w="6062" w:type="dxa"/>
            <w:gridSpan w:val="3"/>
            <w:tcBorders>
              <w:top w:val="nil"/>
              <w:left w:val="nil"/>
              <w:bottom w:val="single" w:sz="4" w:space="0" w:color="auto"/>
              <w:right w:val="nil"/>
            </w:tcBorders>
            <w:shd w:val="clear" w:color="auto" w:fill="auto"/>
            <w:vAlign w:val="bottom"/>
          </w:tcPr>
          <w:p w:rsidR="00980B39" w:rsidRPr="00980B39" w:rsidRDefault="00980B39" w:rsidP="00980B39">
            <w:pPr>
              <w:pStyle w:val="Quote"/>
              <w:rPr>
                <w:rFonts w:ascii="Candara" w:hAnsi="Candara"/>
              </w:rPr>
            </w:pPr>
            <w:ins w:id="103" w:author="SATISH PALLI" w:date="2015-02-03T21:54:00Z">
              <w:r w:rsidRPr="003E2C3B">
                <w:rPr>
                  <w:rFonts w:ascii="Candara" w:hAnsi="Candara"/>
                </w:rPr>
                <w:t>Screen field details:</w:t>
              </w:r>
            </w:ins>
          </w:p>
        </w:tc>
        <w:tc>
          <w:tcPr>
            <w:tcW w:w="3334" w:type="dxa"/>
            <w:tcBorders>
              <w:top w:val="nil"/>
              <w:left w:val="nil"/>
              <w:right w:val="nil"/>
            </w:tcBorders>
            <w:shd w:val="clear" w:color="auto" w:fill="auto"/>
            <w:vAlign w:val="bottom"/>
          </w:tcPr>
          <w:p w:rsidR="00980B39" w:rsidRPr="003E2C3B" w:rsidRDefault="00980B39" w:rsidP="00980B39">
            <w:pPr>
              <w:tabs>
                <w:tab w:val="left" w:pos="1668"/>
              </w:tabs>
              <w:spacing w:line="240" w:lineRule="auto"/>
              <w:jc w:val="right"/>
              <w:rPr>
                <w:rFonts w:ascii="Candara" w:hAnsi="Candara" w:cs="Calibri"/>
                <w:sz w:val="20"/>
                <w:szCs w:val="20"/>
              </w:rPr>
            </w:pPr>
            <w:r w:rsidRPr="003E2C3B">
              <w:rPr>
                <w:rFonts w:ascii="Candara" w:hAnsi="Candara" w:cs="Calibri"/>
                <w:sz w:val="20"/>
                <w:szCs w:val="20"/>
              </w:rPr>
              <w:t>*FT = Field Type</w:t>
            </w:r>
            <w:r w:rsidRPr="003E2C3B">
              <w:rPr>
                <w:rFonts w:ascii="Candara" w:hAnsi="Candara" w:cs="Calibri"/>
                <w:sz w:val="20"/>
                <w:szCs w:val="20"/>
              </w:rPr>
              <w:br/>
              <w:t>*DT= Data Type</w:t>
            </w:r>
          </w:p>
        </w:tc>
      </w:tr>
      <w:tr w:rsidR="00387B29" w:rsidRPr="003E2C3B" w:rsidTr="00D349A0">
        <w:trPr>
          <w:trHeight w:val="376"/>
          <w:jc w:val="center"/>
        </w:trPr>
        <w:tc>
          <w:tcPr>
            <w:tcW w:w="1513" w:type="dxa"/>
            <w:tcBorders>
              <w:top w:val="single" w:sz="4" w:space="0" w:color="auto"/>
            </w:tcBorders>
            <w:shd w:val="clear" w:color="auto" w:fill="8DB3E2"/>
            <w:vAlign w:val="center"/>
          </w:tcPr>
          <w:p w:rsidR="00387B29" w:rsidRPr="003E2C3B" w:rsidRDefault="00387B29" w:rsidP="00684BE6">
            <w:pPr>
              <w:spacing w:after="0"/>
              <w:jc w:val="center"/>
              <w:rPr>
                <w:rFonts w:ascii="Candara" w:hAnsi="Candara" w:cs="Calibri"/>
                <w:b/>
                <w:bCs/>
                <w:sz w:val="20"/>
                <w:szCs w:val="20"/>
              </w:rPr>
            </w:pPr>
            <w:r w:rsidRPr="003E2C3B">
              <w:rPr>
                <w:rFonts w:ascii="Candara" w:hAnsi="Candara" w:cs="Calibri"/>
                <w:b/>
                <w:bCs/>
                <w:sz w:val="20"/>
                <w:szCs w:val="20"/>
              </w:rPr>
              <w:t>Field</w:t>
            </w:r>
          </w:p>
        </w:tc>
        <w:tc>
          <w:tcPr>
            <w:tcW w:w="1997" w:type="dxa"/>
            <w:tcBorders>
              <w:top w:val="single" w:sz="4" w:space="0" w:color="auto"/>
            </w:tcBorders>
            <w:shd w:val="clear" w:color="auto" w:fill="8DB3E2"/>
            <w:vAlign w:val="center"/>
          </w:tcPr>
          <w:p w:rsidR="00387B29" w:rsidRPr="003E2C3B" w:rsidRDefault="00387B29" w:rsidP="00684BE6">
            <w:pPr>
              <w:spacing w:after="0"/>
              <w:jc w:val="center"/>
              <w:rPr>
                <w:rFonts w:ascii="Candara" w:hAnsi="Candara" w:cs="Calibri"/>
                <w:b/>
                <w:bCs/>
                <w:sz w:val="20"/>
                <w:szCs w:val="20"/>
              </w:rPr>
            </w:pPr>
            <w:r w:rsidRPr="003E2C3B">
              <w:rPr>
                <w:rFonts w:ascii="Candara" w:hAnsi="Candara" w:cs="Calibri"/>
                <w:b/>
                <w:bCs/>
                <w:sz w:val="20"/>
                <w:szCs w:val="20"/>
              </w:rPr>
              <w:t>Type</w:t>
            </w:r>
          </w:p>
        </w:tc>
        <w:tc>
          <w:tcPr>
            <w:tcW w:w="2552" w:type="dxa"/>
            <w:tcBorders>
              <w:top w:val="single" w:sz="4" w:space="0" w:color="auto"/>
            </w:tcBorders>
            <w:shd w:val="clear" w:color="auto" w:fill="8DB3E2"/>
            <w:vAlign w:val="center"/>
          </w:tcPr>
          <w:p w:rsidR="00387B29" w:rsidRPr="003E2C3B" w:rsidRDefault="00387B29" w:rsidP="00684BE6">
            <w:pPr>
              <w:spacing w:after="0"/>
              <w:jc w:val="center"/>
              <w:rPr>
                <w:rFonts w:ascii="Candara" w:hAnsi="Candara" w:cs="Calibri"/>
                <w:b/>
                <w:bCs/>
                <w:sz w:val="20"/>
                <w:szCs w:val="20"/>
              </w:rPr>
            </w:pPr>
            <w:r w:rsidRPr="003E2C3B">
              <w:rPr>
                <w:rFonts w:ascii="Candara" w:hAnsi="Candara" w:cs="Calibri"/>
                <w:b/>
                <w:bCs/>
                <w:sz w:val="20"/>
                <w:szCs w:val="20"/>
              </w:rPr>
              <w:t>Validation/Restrictions</w:t>
            </w:r>
          </w:p>
        </w:tc>
        <w:tc>
          <w:tcPr>
            <w:tcW w:w="3334" w:type="dxa"/>
            <w:shd w:val="clear" w:color="auto" w:fill="8DB3E2"/>
            <w:vAlign w:val="center"/>
          </w:tcPr>
          <w:p w:rsidR="00387B29" w:rsidRPr="003E2C3B" w:rsidRDefault="00387B29" w:rsidP="00684BE6">
            <w:pPr>
              <w:spacing w:after="0" w:line="240" w:lineRule="auto"/>
              <w:jc w:val="center"/>
              <w:rPr>
                <w:rFonts w:ascii="Candara" w:hAnsi="Candara" w:cs="Calibri"/>
                <w:b/>
                <w:bCs/>
                <w:sz w:val="20"/>
                <w:szCs w:val="20"/>
              </w:rPr>
            </w:pPr>
            <w:r w:rsidRPr="003E2C3B">
              <w:rPr>
                <w:rFonts w:ascii="Candara" w:hAnsi="Candara" w:cs="Calibri"/>
                <w:b/>
                <w:bCs/>
                <w:sz w:val="20"/>
                <w:szCs w:val="20"/>
              </w:rPr>
              <w:t>Description</w:t>
            </w:r>
          </w:p>
        </w:tc>
      </w:tr>
      <w:tr w:rsidR="00990F0C" w:rsidRPr="003E2C3B" w:rsidTr="00F62146">
        <w:trPr>
          <w:trHeight w:val="383"/>
          <w:jc w:val="center"/>
        </w:trPr>
        <w:tc>
          <w:tcPr>
            <w:tcW w:w="1513" w:type="dxa"/>
          </w:tcPr>
          <w:p w:rsidR="00990F0C" w:rsidRPr="003E2C3B" w:rsidRDefault="00990F0C" w:rsidP="003F30E3">
            <w:pPr>
              <w:spacing w:after="0"/>
              <w:rPr>
                <w:rFonts w:ascii="Candara" w:hAnsi="Candara" w:cs="Calibri"/>
                <w:sz w:val="20"/>
                <w:szCs w:val="20"/>
              </w:rPr>
            </w:pPr>
            <w:r w:rsidRPr="003E2C3B">
              <w:rPr>
                <w:rFonts w:ascii="Candara" w:hAnsi="Candara" w:cs="Calibri"/>
                <w:sz w:val="20"/>
                <w:szCs w:val="20"/>
              </w:rPr>
              <w:t>User Name</w:t>
            </w:r>
          </w:p>
        </w:tc>
        <w:tc>
          <w:tcPr>
            <w:tcW w:w="1997" w:type="dxa"/>
          </w:tcPr>
          <w:p w:rsidR="00990F0C" w:rsidRPr="003E2C3B" w:rsidRDefault="00990F0C" w:rsidP="003F30E3">
            <w:pPr>
              <w:spacing w:after="0"/>
              <w:rPr>
                <w:rFonts w:ascii="Candara" w:hAnsi="Candara" w:cs="Calibri"/>
                <w:sz w:val="20"/>
                <w:szCs w:val="20"/>
              </w:rPr>
            </w:pPr>
            <w:r w:rsidRPr="003E2C3B">
              <w:rPr>
                <w:rFonts w:ascii="Candara" w:hAnsi="Candara" w:cs="Calibri"/>
                <w:sz w:val="20"/>
                <w:szCs w:val="20"/>
              </w:rPr>
              <w:t>FT: Textbox</w:t>
            </w:r>
            <w:r w:rsidRPr="003E2C3B">
              <w:rPr>
                <w:rFonts w:ascii="Candara" w:hAnsi="Candara" w:cs="Calibri"/>
                <w:sz w:val="20"/>
                <w:szCs w:val="20"/>
              </w:rPr>
              <w:br/>
              <w:t>DT: NVarchar</w:t>
            </w:r>
          </w:p>
        </w:tc>
        <w:tc>
          <w:tcPr>
            <w:tcW w:w="2552" w:type="dxa"/>
          </w:tcPr>
          <w:p w:rsidR="00990F0C" w:rsidRPr="003E2C3B" w:rsidRDefault="00990F0C" w:rsidP="003F30E3">
            <w:pPr>
              <w:spacing w:after="0"/>
              <w:rPr>
                <w:rFonts w:ascii="Candara" w:hAnsi="Candara" w:cs="Calibri"/>
                <w:sz w:val="20"/>
                <w:szCs w:val="20"/>
              </w:rPr>
            </w:pPr>
            <w:r w:rsidRPr="003E2C3B">
              <w:rPr>
                <w:rFonts w:ascii="Candara" w:hAnsi="Candara" w:cs="Calibri"/>
                <w:sz w:val="20"/>
                <w:szCs w:val="20"/>
              </w:rPr>
              <w:t>Mandatory</w:t>
            </w:r>
            <w:r w:rsidRPr="003E2C3B">
              <w:rPr>
                <w:rFonts w:ascii="Candara" w:hAnsi="Candara" w:cs="Calibri"/>
                <w:sz w:val="20"/>
                <w:szCs w:val="20"/>
              </w:rPr>
              <w:br/>
              <w:t>Length: 15</w:t>
            </w:r>
            <w:r w:rsidRPr="003E2C3B">
              <w:rPr>
                <w:rFonts w:ascii="Candara" w:hAnsi="Candara" w:cs="Calibri"/>
                <w:sz w:val="20"/>
                <w:szCs w:val="20"/>
              </w:rPr>
              <w:br/>
              <w:t xml:space="preserve">Special characters allowed: “_”(underscore) and “.”(dot) </w:t>
            </w:r>
          </w:p>
        </w:tc>
        <w:tc>
          <w:tcPr>
            <w:tcW w:w="3334" w:type="dxa"/>
          </w:tcPr>
          <w:p w:rsidR="00990F0C" w:rsidRPr="003E2C3B" w:rsidRDefault="00990F0C" w:rsidP="003F30E3">
            <w:pPr>
              <w:spacing w:after="0"/>
              <w:rPr>
                <w:rFonts w:ascii="Candara" w:hAnsi="Candara" w:cs="Calibri"/>
                <w:sz w:val="20"/>
                <w:szCs w:val="20"/>
              </w:rPr>
            </w:pPr>
            <w:r w:rsidRPr="003E2C3B">
              <w:rPr>
                <w:rFonts w:ascii="Candara" w:hAnsi="Candara" w:cs="Calibri"/>
                <w:sz w:val="20"/>
                <w:szCs w:val="20"/>
              </w:rPr>
              <w:t>User name required to login into the application</w:t>
            </w:r>
          </w:p>
        </w:tc>
      </w:tr>
      <w:tr w:rsidR="00990F0C" w:rsidRPr="003E2C3B" w:rsidTr="00F62146">
        <w:trPr>
          <w:jc w:val="center"/>
        </w:trPr>
        <w:tc>
          <w:tcPr>
            <w:tcW w:w="1513" w:type="dxa"/>
          </w:tcPr>
          <w:p w:rsidR="00990F0C" w:rsidRPr="003E2C3B" w:rsidRDefault="00990F0C" w:rsidP="003F30E3">
            <w:pPr>
              <w:spacing w:after="0"/>
              <w:rPr>
                <w:rFonts w:ascii="Candara" w:hAnsi="Candara" w:cs="Calibri"/>
                <w:sz w:val="20"/>
                <w:szCs w:val="20"/>
              </w:rPr>
            </w:pPr>
            <w:r w:rsidRPr="003E2C3B">
              <w:rPr>
                <w:rFonts w:ascii="Candara" w:hAnsi="Candara" w:cs="Calibri"/>
                <w:sz w:val="20"/>
                <w:szCs w:val="20"/>
              </w:rPr>
              <w:t>Email Address</w:t>
            </w:r>
          </w:p>
        </w:tc>
        <w:tc>
          <w:tcPr>
            <w:tcW w:w="1997" w:type="dxa"/>
          </w:tcPr>
          <w:p w:rsidR="00990F0C" w:rsidRPr="003E2C3B" w:rsidRDefault="00990F0C" w:rsidP="003F30E3">
            <w:pPr>
              <w:spacing w:after="0"/>
              <w:rPr>
                <w:rFonts w:ascii="Candara" w:hAnsi="Candara" w:cs="Calibri"/>
                <w:sz w:val="20"/>
                <w:szCs w:val="20"/>
              </w:rPr>
            </w:pPr>
            <w:r w:rsidRPr="003E2C3B">
              <w:rPr>
                <w:rFonts w:ascii="Candara" w:hAnsi="Candara" w:cs="Calibri"/>
                <w:sz w:val="20"/>
                <w:szCs w:val="20"/>
              </w:rPr>
              <w:t>FT: Textbox</w:t>
            </w:r>
            <w:r w:rsidRPr="003E2C3B">
              <w:rPr>
                <w:rFonts w:ascii="Candara" w:hAnsi="Candara" w:cs="Calibri"/>
                <w:sz w:val="20"/>
                <w:szCs w:val="20"/>
              </w:rPr>
              <w:br/>
              <w:t>DT:  NVarchar</w:t>
            </w:r>
          </w:p>
        </w:tc>
        <w:tc>
          <w:tcPr>
            <w:tcW w:w="2552" w:type="dxa"/>
          </w:tcPr>
          <w:p w:rsidR="00990F0C" w:rsidRPr="003E2C3B" w:rsidRDefault="00990F0C" w:rsidP="003F30E3">
            <w:pPr>
              <w:spacing w:after="0"/>
              <w:rPr>
                <w:rFonts w:ascii="Candara" w:hAnsi="Candara" w:cs="Calibri"/>
                <w:sz w:val="20"/>
                <w:szCs w:val="20"/>
              </w:rPr>
            </w:pPr>
            <w:r w:rsidRPr="003E2C3B">
              <w:rPr>
                <w:rFonts w:ascii="Candara" w:hAnsi="Candara" w:cs="Calibri"/>
                <w:sz w:val="20"/>
                <w:szCs w:val="20"/>
              </w:rPr>
              <w:t>Mandatory/Unique</w:t>
            </w:r>
            <w:r w:rsidRPr="003E2C3B">
              <w:rPr>
                <w:rFonts w:ascii="Candara" w:hAnsi="Candara" w:cs="Calibri"/>
                <w:sz w:val="20"/>
                <w:szCs w:val="20"/>
              </w:rPr>
              <w:br/>
              <w:t>Length:50</w:t>
            </w:r>
          </w:p>
        </w:tc>
        <w:tc>
          <w:tcPr>
            <w:tcW w:w="3334" w:type="dxa"/>
          </w:tcPr>
          <w:p w:rsidR="00990F0C" w:rsidRPr="003E2C3B" w:rsidRDefault="00990F0C" w:rsidP="003F30E3">
            <w:pPr>
              <w:spacing w:after="0"/>
              <w:rPr>
                <w:rFonts w:ascii="Candara" w:hAnsi="Candara" w:cs="Calibri"/>
                <w:sz w:val="20"/>
                <w:szCs w:val="20"/>
              </w:rPr>
            </w:pPr>
            <w:r w:rsidRPr="003E2C3B">
              <w:rPr>
                <w:rFonts w:ascii="Candara" w:hAnsi="Candara" w:cs="Calibri"/>
                <w:sz w:val="20"/>
                <w:szCs w:val="20"/>
              </w:rPr>
              <w:t>User valid email id, activation email will be sent to this email Id</w:t>
            </w:r>
          </w:p>
        </w:tc>
      </w:tr>
      <w:tr w:rsidR="00387B29" w:rsidRPr="003E2C3B" w:rsidTr="00F62146">
        <w:trPr>
          <w:jc w:val="center"/>
        </w:trPr>
        <w:tc>
          <w:tcPr>
            <w:tcW w:w="1513" w:type="dxa"/>
          </w:tcPr>
          <w:p w:rsidR="00387B29" w:rsidRPr="003E2C3B" w:rsidRDefault="001D0E09" w:rsidP="003F30E3">
            <w:pPr>
              <w:spacing w:after="0"/>
              <w:rPr>
                <w:rFonts w:ascii="Candara" w:hAnsi="Candara" w:cs="Calibri"/>
                <w:sz w:val="20"/>
                <w:szCs w:val="20"/>
              </w:rPr>
            </w:pPr>
            <w:r>
              <w:rPr>
                <w:rFonts w:ascii="Candara" w:hAnsi="Candara" w:cs="Calibri"/>
                <w:sz w:val="20"/>
                <w:szCs w:val="20"/>
              </w:rPr>
              <w:t>Full Name</w:t>
            </w:r>
          </w:p>
        </w:tc>
        <w:tc>
          <w:tcPr>
            <w:tcW w:w="1997" w:type="dxa"/>
          </w:tcPr>
          <w:p w:rsidR="00387B29" w:rsidRPr="003E2C3B" w:rsidRDefault="006D3413" w:rsidP="003F30E3">
            <w:pPr>
              <w:spacing w:after="0"/>
              <w:rPr>
                <w:rFonts w:ascii="Candara" w:hAnsi="Candara" w:cs="Calibri"/>
                <w:sz w:val="20"/>
                <w:szCs w:val="20"/>
              </w:rPr>
            </w:pPr>
            <w:r w:rsidRPr="003E2C3B">
              <w:rPr>
                <w:rFonts w:ascii="Candara" w:hAnsi="Candara" w:cs="Calibri"/>
                <w:sz w:val="20"/>
                <w:szCs w:val="20"/>
              </w:rPr>
              <w:t>FT: Textbox</w:t>
            </w:r>
            <w:r w:rsidRPr="003E2C3B">
              <w:rPr>
                <w:rFonts w:ascii="Candara" w:hAnsi="Candara" w:cs="Calibri"/>
                <w:sz w:val="20"/>
                <w:szCs w:val="20"/>
              </w:rPr>
              <w:br/>
              <w:t>DT: NVarchar</w:t>
            </w:r>
          </w:p>
        </w:tc>
        <w:tc>
          <w:tcPr>
            <w:tcW w:w="2552" w:type="dxa"/>
          </w:tcPr>
          <w:p w:rsidR="00387B29" w:rsidRPr="003E2C3B" w:rsidRDefault="00387B29" w:rsidP="003F30E3">
            <w:pPr>
              <w:spacing w:after="0"/>
              <w:rPr>
                <w:rFonts w:ascii="Candara" w:hAnsi="Candara" w:cs="Calibri"/>
                <w:sz w:val="20"/>
                <w:szCs w:val="20"/>
              </w:rPr>
            </w:pPr>
          </w:p>
        </w:tc>
        <w:tc>
          <w:tcPr>
            <w:tcW w:w="3334" w:type="dxa"/>
          </w:tcPr>
          <w:p w:rsidR="00387B29" w:rsidRPr="003E2C3B" w:rsidRDefault="00387B29" w:rsidP="003F30E3">
            <w:pPr>
              <w:spacing w:after="0"/>
              <w:rPr>
                <w:rFonts w:ascii="Candara" w:hAnsi="Candara" w:cs="Calibri"/>
                <w:sz w:val="20"/>
                <w:szCs w:val="20"/>
              </w:rPr>
            </w:pPr>
          </w:p>
        </w:tc>
      </w:tr>
      <w:tr w:rsidR="00387B29" w:rsidRPr="003E2C3B" w:rsidTr="00F62146">
        <w:trPr>
          <w:jc w:val="center"/>
        </w:trPr>
        <w:tc>
          <w:tcPr>
            <w:tcW w:w="1513" w:type="dxa"/>
          </w:tcPr>
          <w:p w:rsidR="00387B29" w:rsidRPr="003E2C3B" w:rsidRDefault="001D0E09" w:rsidP="003F30E3">
            <w:pPr>
              <w:spacing w:after="0"/>
              <w:rPr>
                <w:rFonts w:ascii="Candara" w:hAnsi="Candara" w:cs="Calibri"/>
                <w:sz w:val="20"/>
                <w:szCs w:val="20"/>
              </w:rPr>
            </w:pPr>
            <w:r>
              <w:rPr>
                <w:rFonts w:ascii="Candara" w:hAnsi="Candara" w:cs="Calibri"/>
                <w:sz w:val="20"/>
                <w:szCs w:val="20"/>
              </w:rPr>
              <w:t>Title</w:t>
            </w:r>
          </w:p>
        </w:tc>
        <w:tc>
          <w:tcPr>
            <w:tcW w:w="1997" w:type="dxa"/>
          </w:tcPr>
          <w:p w:rsidR="00387B29" w:rsidRPr="003E2C3B" w:rsidRDefault="006D3413" w:rsidP="003F30E3">
            <w:pPr>
              <w:spacing w:after="0"/>
              <w:rPr>
                <w:rFonts w:ascii="Candara" w:hAnsi="Candara" w:cs="Calibri"/>
                <w:sz w:val="20"/>
                <w:szCs w:val="20"/>
              </w:rPr>
            </w:pPr>
            <w:r w:rsidRPr="003E2C3B">
              <w:rPr>
                <w:rFonts w:ascii="Candara" w:hAnsi="Candara" w:cs="Calibri"/>
                <w:sz w:val="20"/>
                <w:szCs w:val="20"/>
              </w:rPr>
              <w:t>FT: Textbox</w:t>
            </w:r>
            <w:r w:rsidRPr="003E2C3B">
              <w:rPr>
                <w:rFonts w:ascii="Candara" w:hAnsi="Candara" w:cs="Calibri"/>
                <w:sz w:val="20"/>
                <w:szCs w:val="20"/>
              </w:rPr>
              <w:br/>
              <w:t>DT: NVarchar</w:t>
            </w:r>
          </w:p>
        </w:tc>
        <w:tc>
          <w:tcPr>
            <w:tcW w:w="2552" w:type="dxa"/>
          </w:tcPr>
          <w:p w:rsidR="00387B29" w:rsidRPr="003E2C3B" w:rsidRDefault="00387B29" w:rsidP="003F30E3">
            <w:pPr>
              <w:spacing w:after="0"/>
              <w:rPr>
                <w:rFonts w:ascii="Candara" w:hAnsi="Candara" w:cs="Calibri"/>
                <w:sz w:val="20"/>
                <w:szCs w:val="20"/>
              </w:rPr>
            </w:pPr>
          </w:p>
        </w:tc>
        <w:tc>
          <w:tcPr>
            <w:tcW w:w="3334" w:type="dxa"/>
          </w:tcPr>
          <w:p w:rsidR="00387B29" w:rsidRPr="003E2C3B" w:rsidRDefault="00387B29" w:rsidP="003F30E3">
            <w:pPr>
              <w:spacing w:after="0"/>
              <w:rPr>
                <w:rFonts w:ascii="Candara" w:hAnsi="Candara" w:cs="Calibri"/>
                <w:sz w:val="20"/>
                <w:szCs w:val="20"/>
              </w:rPr>
            </w:pPr>
          </w:p>
        </w:tc>
      </w:tr>
      <w:tr w:rsidR="00387B29" w:rsidRPr="003E2C3B" w:rsidTr="00F62146">
        <w:trPr>
          <w:jc w:val="center"/>
        </w:trPr>
        <w:tc>
          <w:tcPr>
            <w:tcW w:w="1513" w:type="dxa"/>
          </w:tcPr>
          <w:p w:rsidR="00387B29" w:rsidRPr="003E2C3B" w:rsidRDefault="001D0E09" w:rsidP="003F30E3">
            <w:pPr>
              <w:spacing w:after="0"/>
              <w:rPr>
                <w:rFonts w:ascii="Candara" w:hAnsi="Candara" w:cs="Calibri"/>
                <w:sz w:val="20"/>
                <w:szCs w:val="20"/>
              </w:rPr>
            </w:pPr>
            <w:r>
              <w:rPr>
                <w:rFonts w:ascii="Candara" w:hAnsi="Candara" w:cs="Calibri"/>
                <w:sz w:val="20"/>
                <w:szCs w:val="20"/>
              </w:rPr>
              <w:t>Franchise</w:t>
            </w:r>
          </w:p>
        </w:tc>
        <w:tc>
          <w:tcPr>
            <w:tcW w:w="1997" w:type="dxa"/>
          </w:tcPr>
          <w:p w:rsidR="00387B29" w:rsidRPr="003E2C3B" w:rsidRDefault="006D3413" w:rsidP="003F30E3">
            <w:pPr>
              <w:spacing w:after="0"/>
              <w:rPr>
                <w:rFonts w:ascii="Candara" w:hAnsi="Candara" w:cs="Calibri"/>
                <w:sz w:val="20"/>
                <w:szCs w:val="20"/>
              </w:rPr>
            </w:pPr>
            <w:r w:rsidRPr="003E2C3B">
              <w:rPr>
                <w:rFonts w:ascii="Candara" w:hAnsi="Candara" w:cs="Calibri"/>
                <w:sz w:val="20"/>
                <w:szCs w:val="20"/>
              </w:rPr>
              <w:t>FT: Textbox</w:t>
            </w:r>
            <w:r w:rsidRPr="003E2C3B">
              <w:rPr>
                <w:rFonts w:ascii="Candara" w:hAnsi="Candara" w:cs="Calibri"/>
                <w:sz w:val="20"/>
                <w:szCs w:val="20"/>
              </w:rPr>
              <w:br/>
              <w:t>DT: NVarchar</w:t>
            </w:r>
          </w:p>
        </w:tc>
        <w:tc>
          <w:tcPr>
            <w:tcW w:w="2552" w:type="dxa"/>
          </w:tcPr>
          <w:p w:rsidR="00387B29" w:rsidRPr="003E2C3B" w:rsidRDefault="00387B29" w:rsidP="003F30E3">
            <w:pPr>
              <w:spacing w:after="0"/>
              <w:rPr>
                <w:rFonts w:ascii="Candara" w:hAnsi="Candara" w:cs="Calibri"/>
                <w:sz w:val="20"/>
                <w:szCs w:val="20"/>
              </w:rPr>
            </w:pPr>
            <w:r w:rsidRPr="003E2C3B">
              <w:rPr>
                <w:rFonts w:ascii="Candara" w:hAnsi="Candara" w:cs="Calibri"/>
                <w:sz w:val="20"/>
                <w:szCs w:val="20"/>
              </w:rPr>
              <w:t>Mandatory</w:t>
            </w:r>
            <w:r w:rsidRPr="003E2C3B">
              <w:rPr>
                <w:rFonts w:ascii="Candara" w:hAnsi="Candara" w:cs="Calibri"/>
                <w:sz w:val="20"/>
                <w:szCs w:val="20"/>
              </w:rPr>
              <w:br/>
              <w:t>Length:12</w:t>
            </w:r>
          </w:p>
        </w:tc>
        <w:tc>
          <w:tcPr>
            <w:tcW w:w="3334" w:type="dxa"/>
          </w:tcPr>
          <w:p w:rsidR="00387B29" w:rsidRPr="003E2C3B" w:rsidRDefault="00387B29" w:rsidP="003F30E3">
            <w:pPr>
              <w:spacing w:after="0"/>
              <w:rPr>
                <w:rFonts w:ascii="Candara" w:hAnsi="Candara" w:cs="Calibri"/>
                <w:sz w:val="20"/>
                <w:szCs w:val="20"/>
              </w:rPr>
            </w:pPr>
            <w:r w:rsidRPr="003E2C3B">
              <w:rPr>
                <w:rFonts w:ascii="Candara" w:hAnsi="Candara" w:cs="Calibri"/>
                <w:sz w:val="20"/>
                <w:szCs w:val="20"/>
              </w:rPr>
              <w:t>User date of birth</w:t>
            </w:r>
          </w:p>
        </w:tc>
      </w:tr>
      <w:tr w:rsidR="00387B29" w:rsidRPr="003E2C3B" w:rsidTr="00F62146">
        <w:trPr>
          <w:jc w:val="center"/>
        </w:trPr>
        <w:tc>
          <w:tcPr>
            <w:tcW w:w="9396" w:type="dxa"/>
            <w:gridSpan w:val="4"/>
          </w:tcPr>
          <w:p w:rsidR="00AB5C4F" w:rsidRDefault="00AB5C4F" w:rsidP="00AB5C4F">
            <w:pPr>
              <w:spacing w:after="0"/>
              <w:jc w:val="center"/>
              <w:rPr>
                <w:rFonts w:ascii="Candara" w:hAnsi="Candara" w:cs="Calibri"/>
                <w:b/>
                <w:bCs/>
                <w:sz w:val="24"/>
                <w:szCs w:val="24"/>
              </w:rPr>
            </w:pPr>
          </w:p>
          <w:p w:rsidR="00387B29" w:rsidRDefault="00387B29" w:rsidP="00AB5C4F">
            <w:pPr>
              <w:spacing w:after="0"/>
              <w:jc w:val="center"/>
              <w:rPr>
                <w:rFonts w:ascii="Candara" w:hAnsi="Candara" w:cs="Calibri"/>
                <w:b/>
                <w:bCs/>
                <w:sz w:val="24"/>
                <w:szCs w:val="24"/>
              </w:rPr>
            </w:pPr>
            <w:r w:rsidRPr="003E2C3B">
              <w:rPr>
                <w:rFonts w:ascii="Candara" w:hAnsi="Candara" w:cs="Calibri"/>
                <w:b/>
                <w:bCs/>
                <w:sz w:val="24"/>
                <w:szCs w:val="24"/>
              </w:rPr>
              <w:t>Action Items</w:t>
            </w:r>
          </w:p>
          <w:p w:rsidR="00AB5C4F" w:rsidRPr="003E2C3B" w:rsidRDefault="00AB5C4F" w:rsidP="00AB5C4F">
            <w:pPr>
              <w:spacing w:after="0"/>
              <w:jc w:val="center"/>
              <w:rPr>
                <w:rFonts w:ascii="Candara" w:hAnsi="Candara" w:cs="Calibri"/>
                <w:b/>
                <w:bCs/>
                <w:sz w:val="20"/>
                <w:szCs w:val="20"/>
              </w:rPr>
            </w:pPr>
          </w:p>
        </w:tc>
      </w:tr>
      <w:tr w:rsidR="00387B29" w:rsidRPr="003E2C3B" w:rsidTr="00F62146">
        <w:trPr>
          <w:jc w:val="center"/>
        </w:trPr>
        <w:tc>
          <w:tcPr>
            <w:tcW w:w="9396" w:type="dxa"/>
            <w:gridSpan w:val="4"/>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91"/>
              <w:gridCol w:w="1673"/>
              <w:gridCol w:w="1418"/>
              <w:gridCol w:w="3783"/>
            </w:tblGrid>
            <w:tr w:rsidR="00387B29" w:rsidRPr="003E2C3B" w:rsidTr="00F62146">
              <w:trPr>
                <w:trHeight w:val="285"/>
              </w:trPr>
              <w:tc>
                <w:tcPr>
                  <w:tcW w:w="2291" w:type="dxa"/>
                  <w:shd w:val="clear" w:color="auto" w:fill="76923C"/>
                  <w:vAlign w:val="center"/>
                </w:tcPr>
                <w:p w:rsidR="00387B29" w:rsidRPr="003E2C3B" w:rsidRDefault="00387B29" w:rsidP="00F62146">
                  <w:pPr>
                    <w:spacing w:after="0"/>
                    <w:jc w:val="center"/>
                    <w:rPr>
                      <w:rFonts w:ascii="Candara" w:hAnsi="Candara" w:cs="Calibri"/>
                      <w:b/>
                      <w:bCs/>
                      <w:sz w:val="20"/>
                      <w:szCs w:val="20"/>
                    </w:rPr>
                  </w:pPr>
                  <w:r w:rsidRPr="003E2C3B">
                    <w:rPr>
                      <w:rFonts w:ascii="Candara" w:hAnsi="Candara" w:cs="Calibri"/>
                      <w:b/>
                      <w:bCs/>
                      <w:sz w:val="20"/>
                      <w:szCs w:val="20"/>
                    </w:rPr>
                    <w:t>Control Name</w:t>
                  </w:r>
                </w:p>
              </w:tc>
              <w:tc>
                <w:tcPr>
                  <w:tcW w:w="1673" w:type="dxa"/>
                  <w:shd w:val="clear" w:color="auto" w:fill="76923C"/>
                  <w:vAlign w:val="center"/>
                </w:tcPr>
                <w:p w:rsidR="00387B29" w:rsidRPr="003E2C3B" w:rsidRDefault="00387B29" w:rsidP="00F62146">
                  <w:pPr>
                    <w:jc w:val="center"/>
                    <w:rPr>
                      <w:rFonts w:ascii="Candara" w:hAnsi="Candara" w:cs="Calibri"/>
                      <w:b/>
                      <w:bCs/>
                      <w:sz w:val="20"/>
                      <w:szCs w:val="20"/>
                    </w:rPr>
                  </w:pPr>
                  <w:r w:rsidRPr="003E2C3B">
                    <w:rPr>
                      <w:rFonts w:ascii="Candara" w:hAnsi="Candara" w:cs="Calibri"/>
                      <w:b/>
                      <w:bCs/>
                      <w:sz w:val="20"/>
                      <w:szCs w:val="20"/>
                    </w:rPr>
                    <w:t>Control Type</w:t>
                  </w:r>
                </w:p>
              </w:tc>
              <w:tc>
                <w:tcPr>
                  <w:tcW w:w="1418" w:type="dxa"/>
                  <w:shd w:val="clear" w:color="auto" w:fill="76923C"/>
                  <w:vAlign w:val="center"/>
                </w:tcPr>
                <w:p w:rsidR="00387B29" w:rsidRPr="003E2C3B" w:rsidRDefault="00387B29" w:rsidP="00F62146">
                  <w:pPr>
                    <w:jc w:val="center"/>
                    <w:rPr>
                      <w:rFonts w:ascii="Candara" w:hAnsi="Candara" w:cs="Calibri"/>
                      <w:b/>
                      <w:bCs/>
                      <w:sz w:val="20"/>
                      <w:szCs w:val="20"/>
                    </w:rPr>
                  </w:pPr>
                  <w:r w:rsidRPr="003E2C3B">
                    <w:rPr>
                      <w:rFonts w:ascii="Candara" w:hAnsi="Candara" w:cs="Calibri"/>
                      <w:b/>
                      <w:bCs/>
                      <w:sz w:val="20"/>
                      <w:szCs w:val="20"/>
                    </w:rPr>
                    <w:t>Event</w:t>
                  </w:r>
                </w:p>
              </w:tc>
              <w:tc>
                <w:tcPr>
                  <w:tcW w:w="3783" w:type="dxa"/>
                  <w:shd w:val="clear" w:color="auto" w:fill="76923C"/>
                  <w:vAlign w:val="center"/>
                </w:tcPr>
                <w:p w:rsidR="00387B29" w:rsidRPr="003E2C3B" w:rsidRDefault="00387B29" w:rsidP="00F62146">
                  <w:pPr>
                    <w:jc w:val="center"/>
                    <w:rPr>
                      <w:rFonts w:ascii="Candara" w:hAnsi="Candara" w:cs="Calibri"/>
                      <w:b/>
                      <w:bCs/>
                      <w:sz w:val="20"/>
                      <w:szCs w:val="20"/>
                    </w:rPr>
                  </w:pPr>
                  <w:r w:rsidRPr="003E2C3B">
                    <w:rPr>
                      <w:rFonts w:ascii="Candara" w:hAnsi="Candara" w:cs="Calibri"/>
                      <w:b/>
                      <w:bCs/>
                      <w:sz w:val="20"/>
                      <w:szCs w:val="20"/>
                    </w:rPr>
                    <w:t>Action</w:t>
                  </w:r>
                </w:p>
              </w:tc>
            </w:tr>
            <w:tr w:rsidR="00387B29" w:rsidRPr="003E2C3B" w:rsidTr="00F62146">
              <w:tc>
                <w:tcPr>
                  <w:tcW w:w="2291" w:type="dxa"/>
                </w:tcPr>
                <w:p w:rsidR="00387B29" w:rsidRPr="003E2C3B" w:rsidRDefault="00387B29" w:rsidP="00F62146">
                  <w:pPr>
                    <w:rPr>
                      <w:rFonts w:ascii="Candara" w:hAnsi="Candara" w:cs="Calibri"/>
                      <w:sz w:val="20"/>
                      <w:szCs w:val="20"/>
                    </w:rPr>
                  </w:pPr>
                  <w:r w:rsidRPr="003E2C3B">
                    <w:rPr>
                      <w:rFonts w:ascii="Candara" w:hAnsi="Candara" w:cs="Calibri"/>
                      <w:sz w:val="20"/>
                      <w:szCs w:val="20"/>
                    </w:rPr>
                    <w:t>Create New Account</w:t>
                  </w:r>
                </w:p>
              </w:tc>
              <w:tc>
                <w:tcPr>
                  <w:tcW w:w="1673" w:type="dxa"/>
                </w:tcPr>
                <w:p w:rsidR="00387B29" w:rsidRPr="003E2C3B" w:rsidRDefault="00387B29" w:rsidP="00F62146">
                  <w:pPr>
                    <w:rPr>
                      <w:rFonts w:ascii="Candara" w:hAnsi="Candara" w:cs="Calibri"/>
                      <w:sz w:val="20"/>
                      <w:szCs w:val="20"/>
                    </w:rPr>
                  </w:pPr>
                  <w:r w:rsidRPr="003E2C3B">
                    <w:rPr>
                      <w:rFonts w:ascii="Candara" w:hAnsi="Candara" w:cs="Calibri"/>
                      <w:sz w:val="20"/>
                      <w:szCs w:val="20"/>
                    </w:rPr>
                    <w:t>Button</w:t>
                  </w:r>
                </w:p>
              </w:tc>
              <w:tc>
                <w:tcPr>
                  <w:tcW w:w="1418" w:type="dxa"/>
                </w:tcPr>
                <w:p w:rsidR="00387B29" w:rsidRPr="003E2C3B" w:rsidRDefault="00387B29" w:rsidP="00F62146">
                  <w:pPr>
                    <w:rPr>
                      <w:rFonts w:ascii="Candara" w:hAnsi="Candara" w:cs="Calibri"/>
                      <w:sz w:val="20"/>
                      <w:szCs w:val="20"/>
                    </w:rPr>
                  </w:pPr>
                  <w:r w:rsidRPr="003E2C3B">
                    <w:rPr>
                      <w:rFonts w:ascii="Candara" w:hAnsi="Candara" w:cs="Calibri"/>
                      <w:sz w:val="20"/>
                      <w:szCs w:val="20"/>
                    </w:rPr>
                    <w:t>Click</w:t>
                  </w:r>
                </w:p>
              </w:tc>
              <w:tc>
                <w:tcPr>
                  <w:tcW w:w="3783" w:type="dxa"/>
                </w:tcPr>
                <w:p w:rsidR="00387B29" w:rsidRPr="003E2C3B" w:rsidRDefault="00387B29" w:rsidP="00F62146">
                  <w:pPr>
                    <w:spacing w:after="0"/>
                    <w:rPr>
                      <w:rFonts w:ascii="Candara" w:hAnsi="Candara" w:cs="Calibri"/>
                      <w:b/>
                      <w:bCs/>
                      <w:sz w:val="20"/>
                      <w:szCs w:val="20"/>
                    </w:rPr>
                  </w:pPr>
                  <w:r w:rsidRPr="003E2C3B">
                    <w:rPr>
                      <w:rFonts w:ascii="Candara" w:hAnsi="Candara" w:cs="Calibri"/>
                      <w:b/>
                      <w:bCs/>
                      <w:sz w:val="20"/>
                      <w:szCs w:val="20"/>
                    </w:rPr>
                    <w:t>Actions:</w:t>
                  </w:r>
                </w:p>
                <w:p w:rsidR="00387B29" w:rsidRPr="003E2C3B" w:rsidRDefault="00387B29" w:rsidP="00F62146">
                  <w:pPr>
                    <w:numPr>
                      <w:ilvl w:val="0"/>
                      <w:numId w:val="27"/>
                    </w:numPr>
                    <w:spacing w:after="0"/>
                    <w:rPr>
                      <w:rFonts w:ascii="Candara" w:hAnsi="Candara" w:cs="Calibri"/>
                      <w:sz w:val="20"/>
                      <w:szCs w:val="20"/>
                    </w:rPr>
                  </w:pPr>
                  <w:r w:rsidRPr="003E2C3B">
                    <w:rPr>
                      <w:rFonts w:ascii="Candara" w:hAnsi="Candara" w:cs="Calibri"/>
                      <w:sz w:val="20"/>
                      <w:szCs w:val="20"/>
                    </w:rPr>
                    <w:t>Do Client side validation</w:t>
                  </w:r>
                </w:p>
                <w:p w:rsidR="00387B29" w:rsidRPr="003E2C3B" w:rsidRDefault="00387B29" w:rsidP="00F62146">
                  <w:pPr>
                    <w:numPr>
                      <w:ilvl w:val="0"/>
                      <w:numId w:val="27"/>
                    </w:numPr>
                    <w:spacing w:after="0"/>
                    <w:rPr>
                      <w:rFonts w:ascii="Candara" w:hAnsi="Candara" w:cs="Calibri"/>
                      <w:sz w:val="20"/>
                      <w:szCs w:val="20"/>
                    </w:rPr>
                  </w:pPr>
                  <w:r w:rsidRPr="003E2C3B">
                    <w:rPr>
                      <w:rFonts w:ascii="Candara" w:hAnsi="Candara" w:cs="Calibri"/>
                      <w:sz w:val="20"/>
                      <w:szCs w:val="20"/>
                    </w:rPr>
                    <w:t>Do  Server side validation</w:t>
                  </w:r>
                </w:p>
                <w:p w:rsidR="00387B29" w:rsidRPr="003E2C3B" w:rsidRDefault="00387B29" w:rsidP="00F62146">
                  <w:pPr>
                    <w:numPr>
                      <w:ilvl w:val="0"/>
                      <w:numId w:val="27"/>
                    </w:numPr>
                    <w:spacing w:after="0"/>
                    <w:rPr>
                      <w:rFonts w:ascii="Candara" w:hAnsi="Candara" w:cs="Calibri"/>
                      <w:sz w:val="20"/>
                      <w:szCs w:val="20"/>
                    </w:rPr>
                  </w:pPr>
                  <w:r w:rsidRPr="003E2C3B">
                    <w:rPr>
                      <w:rFonts w:ascii="Candara" w:hAnsi="Candara" w:cs="Calibri"/>
                      <w:sz w:val="20"/>
                      <w:szCs w:val="20"/>
                    </w:rPr>
                    <w:t>Save data</w:t>
                  </w:r>
                </w:p>
                <w:p w:rsidR="00387B29" w:rsidRPr="003E2C3B" w:rsidRDefault="00387B29" w:rsidP="00F62146">
                  <w:pPr>
                    <w:numPr>
                      <w:ilvl w:val="0"/>
                      <w:numId w:val="27"/>
                    </w:numPr>
                    <w:spacing w:after="0"/>
                    <w:rPr>
                      <w:rFonts w:ascii="Candara" w:hAnsi="Candara" w:cs="Calibri"/>
                      <w:sz w:val="20"/>
                      <w:szCs w:val="20"/>
                    </w:rPr>
                  </w:pPr>
                  <w:r w:rsidRPr="003E2C3B">
                    <w:rPr>
                      <w:rFonts w:ascii="Candara" w:hAnsi="Candara" w:cs="Calibri"/>
                      <w:sz w:val="20"/>
                      <w:szCs w:val="20"/>
                    </w:rPr>
                    <w:t>Send auto email to users email id</w:t>
                  </w:r>
                </w:p>
                <w:p w:rsidR="00387B29" w:rsidRPr="003E2C3B" w:rsidRDefault="00387B29" w:rsidP="00F62146">
                  <w:pPr>
                    <w:spacing w:after="0"/>
                    <w:rPr>
                      <w:rFonts w:ascii="Candara" w:hAnsi="Candara" w:cs="Calibri"/>
                      <w:b/>
                      <w:bCs/>
                      <w:sz w:val="20"/>
                      <w:szCs w:val="20"/>
                    </w:rPr>
                  </w:pPr>
                  <w:r w:rsidRPr="003E2C3B">
                    <w:rPr>
                      <w:rFonts w:ascii="Candara" w:hAnsi="Candara" w:cs="Calibri"/>
                      <w:b/>
                      <w:bCs/>
                      <w:sz w:val="20"/>
                      <w:szCs w:val="20"/>
                    </w:rPr>
                    <w:t>Client Side Validations:</w:t>
                  </w:r>
                </w:p>
                <w:p w:rsidR="00387B29" w:rsidRPr="003E2C3B" w:rsidRDefault="00387B29" w:rsidP="00F62146">
                  <w:pPr>
                    <w:numPr>
                      <w:ilvl w:val="0"/>
                      <w:numId w:val="28"/>
                    </w:numPr>
                    <w:spacing w:after="0"/>
                    <w:rPr>
                      <w:rFonts w:ascii="Candara" w:hAnsi="Candara" w:cs="Calibri"/>
                      <w:b/>
                      <w:bCs/>
                      <w:sz w:val="20"/>
                      <w:szCs w:val="20"/>
                    </w:rPr>
                  </w:pPr>
                  <w:r w:rsidRPr="003E2C3B">
                    <w:rPr>
                      <w:rFonts w:ascii="Candara" w:hAnsi="Candara" w:cs="Calibri"/>
                      <w:sz w:val="20"/>
                      <w:szCs w:val="20"/>
                    </w:rPr>
                    <w:t>Mandatory fields</w:t>
                  </w:r>
                </w:p>
                <w:p w:rsidR="00387B29" w:rsidRPr="003E2C3B" w:rsidRDefault="00387B29" w:rsidP="00F62146">
                  <w:pPr>
                    <w:numPr>
                      <w:ilvl w:val="0"/>
                      <w:numId w:val="28"/>
                    </w:numPr>
                    <w:spacing w:after="0"/>
                    <w:rPr>
                      <w:rFonts w:ascii="Candara" w:hAnsi="Candara" w:cs="Calibri"/>
                      <w:b/>
                      <w:bCs/>
                      <w:sz w:val="20"/>
                      <w:szCs w:val="20"/>
                    </w:rPr>
                  </w:pPr>
                  <w:r w:rsidRPr="003E2C3B">
                    <w:rPr>
                      <w:rFonts w:ascii="Candara" w:hAnsi="Candara" w:cs="Calibri"/>
                      <w:sz w:val="20"/>
                      <w:szCs w:val="20"/>
                    </w:rPr>
                    <w:t>Validate captcha text</w:t>
                  </w:r>
                </w:p>
                <w:p w:rsidR="00387B29" w:rsidRPr="003E2C3B" w:rsidRDefault="00387B29" w:rsidP="00F62146">
                  <w:pPr>
                    <w:numPr>
                      <w:ilvl w:val="0"/>
                      <w:numId w:val="28"/>
                    </w:numPr>
                    <w:spacing w:after="0"/>
                    <w:rPr>
                      <w:rFonts w:ascii="Candara" w:hAnsi="Candara" w:cs="Calibri"/>
                      <w:b/>
                      <w:bCs/>
                      <w:sz w:val="20"/>
                      <w:szCs w:val="20"/>
                    </w:rPr>
                  </w:pPr>
                  <w:r w:rsidRPr="003E2C3B">
                    <w:rPr>
                      <w:rFonts w:ascii="Candara" w:hAnsi="Candara" w:cs="Calibri"/>
                      <w:sz w:val="20"/>
                      <w:szCs w:val="20"/>
                    </w:rPr>
                    <w:t>Validate proper email Id</w:t>
                  </w:r>
                </w:p>
                <w:p w:rsidR="00387B29" w:rsidRPr="003E2C3B" w:rsidRDefault="00387B29" w:rsidP="00F62146">
                  <w:pPr>
                    <w:numPr>
                      <w:ilvl w:val="0"/>
                      <w:numId w:val="28"/>
                    </w:numPr>
                    <w:spacing w:after="0"/>
                    <w:rPr>
                      <w:rFonts w:ascii="Candara" w:hAnsi="Candara" w:cs="Calibri"/>
                      <w:b/>
                      <w:bCs/>
                      <w:sz w:val="20"/>
                      <w:szCs w:val="20"/>
                    </w:rPr>
                  </w:pPr>
                  <w:r w:rsidRPr="003E2C3B">
                    <w:rPr>
                      <w:rFonts w:ascii="Candara" w:hAnsi="Candara" w:cs="Calibri"/>
                      <w:sz w:val="20"/>
                      <w:szCs w:val="20"/>
                    </w:rPr>
                    <w:t>Validate user name with min length should be 3</w:t>
                  </w:r>
                </w:p>
                <w:p w:rsidR="00387B29" w:rsidRPr="003E2C3B" w:rsidRDefault="00387B29" w:rsidP="00F62146">
                  <w:pPr>
                    <w:numPr>
                      <w:ilvl w:val="0"/>
                      <w:numId w:val="28"/>
                    </w:numPr>
                    <w:spacing w:after="0"/>
                    <w:rPr>
                      <w:rFonts w:ascii="Candara" w:hAnsi="Candara" w:cs="Calibri"/>
                      <w:b/>
                      <w:bCs/>
                      <w:sz w:val="20"/>
                      <w:szCs w:val="20"/>
                    </w:rPr>
                  </w:pPr>
                  <w:r w:rsidRPr="003E2C3B">
                    <w:rPr>
                      <w:rFonts w:ascii="Candara" w:hAnsi="Candara" w:cs="Calibri"/>
                      <w:sz w:val="20"/>
                      <w:szCs w:val="20"/>
                    </w:rPr>
                    <w:t>Validate user name format (check field details)</w:t>
                  </w:r>
                </w:p>
                <w:p w:rsidR="00387B29" w:rsidRPr="003E2C3B" w:rsidRDefault="00387B29" w:rsidP="00F62146">
                  <w:pPr>
                    <w:numPr>
                      <w:ilvl w:val="0"/>
                      <w:numId w:val="28"/>
                    </w:numPr>
                    <w:spacing w:after="0"/>
                    <w:rPr>
                      <w:rFonts w:ascii="Candara" w:hAnsi="Candara" w:cs="Calibri"/>
                      <w:b/>
                      <w:bCs/>
                      <w:sz w:val="20"/>
                      <w:szCs w:val="20"/>
                    </w:rPr>
                  </w:pPr>
                  <w:r w:rsidRPr="003E2C3B">
                    <w:rPr>
                      <w:rFonts w:ascii="Candara" w:hAnsi="Candara" w:cs="Calibri"/>
                      <w:sz w:val="20"/>
                      <w:szCs w:val="20"/>
                    </w:rPr>
                    <w:t>Show proper error messages</w:t>
                  </w:r>
                </w:p>
                <w:p w:rsidR="00387B29" w:rsidRPr="003E2C3B" w:rsidRDefault="00387B29" w:rsidP="00F62146">
                  <w:pPr>
                    <w:spacing w:after="0"/>
                    <w:rPr>
                      <w:rFonts w:ascii="Candara" w:hAnsi="Candara" w:cs="Calibri"/>
                      <w:b/>
                      <w:bCs/>
                      <w:sz w:val="20"/>
                      <w:szCs w:val="20"/>
                    </w:rPr>
                  </w:pPr>
                  <w:r w:rsidRPr="003E2C3B">
                    <w:rPr>
                      <w:rFonts w:ascii="Candara" w:hAnsi="Candara" w:cs="Calibri"/>
                      <w:b/>
                      <w:bCs/>
                      <w:sz w:val="20"/>
                      <w:szCs w:val="20"/>
                    </w:rPr>
                    <w:t>Server Side Validations:</w:t>
                  </w:r>
                </w:p>
                <w:p w:rsidR="00387B29" w:rsidRPr="003E2C3B" w:rsidRDefault="00387B29" w:rsidP="00F62146">
                  <w:pPr>
                    <w:numPr>
                      <w:ilvl w:val="0"/>
                      <w:numId w:val="28"/>
                    </w:numPr>
                    <w:spacing w:after="0"/>
                    <w:rPr>
                      <w:rFonts w:ascii="Candara" w:hAnsi="Candara" w:cs="Calibri"/>
                      <w:sz w:val="20"/>
                      <w:szCs w:val="20"/>
                    </w:rPr>
                  </w:pPr>
                  <w:r w:rsidRPr="003E2C3B">
                    <w:rPr>
                      <w:rFonts w:ascii="Candara" w:hAnsi="Candara" w:cs="Calibri"/>
                      <w:sz w:val="20"/>
                      <w:szCs w:val="20"/>
                    </w:rPr>
                    <w:t>Check for unique user name</w:t>
                  </w:r>
                </w:p>
                <w:p w:rsidR="00387B29" w:rsidRPr="003E2C3B" w:rsidRDefault="00387B29" w:rsidP="00F62146">
                  <w:pPr>
                    <w:numPr>
                      <w:ilvl w:val="0"/>
                      <w:numId w:val="28"/>
                    </w:numPr>
                    <w:spacing w:after="0"/>
                    <w:rPr>
                      <w:rFonts w:ascii="Candara" w:hAnsi="Candara" w:cs="Calibri"/>
                      <w:sz w:val="20"/>
                      <w:szCs w:val="20"/>
                    </w:rPr>
                  </w:pPr>
                  <w:r w:rsidRPr="003E2C3B">
                    <w:rPr>
                      <w:rFonts w:ascii="Candara" w:hAnsi="Candara" w:cs="Calibri"/>
                      <w:sz w:val="20"/>
                      <w:szCs w:val="20"/>
                    </w:rPr>
                    <w:t>Check for unique email id</w:t>
                  </w:r>
                </w:p>
                <w:p w:rsidR="00387B29" w:rsidRPr="003E2C3B" w:rsidRDefault="00387B29" w:rsidP="00F62146">
                  <w:pPr>
                    <w:numPr>
                      <w:ilvl w:val="0"/>
                      <w:numId w:val="28"/>
                    </w:numPr>
                    <w:spacing w:after="0"/>
                    <w:rPr>
                      <w:rFonts w:ascii="Candara" w:hAnsi="Candara" w:cs="Calibri"/>
                      <w:sz w:val="20"/>
                      <w:szCs w:val="20"/>
                    </w:rPr>
                  </w:pPr>
                  <w:r w:rsidRPr="003E2C3B">
                    <w:rPr>
                      <w:rFonts w:ascii="Candara" w:hAnsi="Candara" w:cs="Calibri"/>
                      <w:sz w:val="20"/>
                      <w:szCs w:val="20"/>
                    </w:rPr>
                    <w:t>Generate random password</w:t>
                  </w:r>
                </w:p>
                <w:p w:rsidR="00387B29" w:rsidRPr="003E2C3B" w:rsidRDefault="00387B29" w:rsidP="00F62146">
                  <w:pPr>
                    <w:numPr>
                      <w:ilvl w:val="0"/>
                      <w:numId w:val="28"/>
                    </w:numPr>
                    <w:spacing w:after="0"/>
                    <w:rPr>
                      <w:rFonts w:ascii="Candara" w:hAnsi="Candara" w:cs="Calibri"/>
                      <w:sz w:val="20"/>
                      <w:szCs w:val="20"/>
                    </w:rPr>
                  </w:pPr>
                  <w:r w:rsidRPr="003E2C3B">
                    <w:rPr>
                      <w:rFonts w:ascii="Candara" w:hAnsi="Candara" w:cs="Calibri"/>
                      <w:sz w:val="20"/>
                      <w:szCs w:val="20"/>
                    </w:rPr>
                    <w:t>Save user details with password</w:t>
                  </w:r>
                </w:p>
                <w:p w:rsidR="00387B29" w:rsidRPr="003E2C3B" w:rsidRDefault="00387B29" w:rsidP="00F62146">
                  <w:pPr>
                    <w:numPr>
                      <w:ilvl w:val="0"/>
                      <w:numId w:val="28"/>
                    </w:numPr>
                    <w:spacing w:after="0"/>
                    <w:rPr>
                      <w:rFonts w:ascii="Candara" w:hAnsi="Candara" w:cs="Calibri"/>
                      <w:sz w:val="20"/>
                      <w:szCs w:val="20"/>
                    </w:rPr>
                  </w:pPr>
                  <w:r w:rsidRPr="003E2C3B">
                    <w:rPr>
                      <w:rFonts w:ascii="Candara" w:hAnsi="Candara" w:cs="Calibri"/>
                      <w:sz w:val="20"/>
                      <w:szCs w:val="20"/>
                    </w:rPr>
                    <w:t>Send auto email to Id activation</w:t>
                  </w:r>
                </w:p>
                <w:p w:rsidR="00387B29" w:rsidRPr="003E2C3B" w:rsidRDefault="00387B29" w:rsidP="00F62146">
                  <w:pPr>
                    <w:numPr>
                      <w:ilvl w:val="0"/>
                      <w:numId w:val="28"/>
                    </w:numPr>
                    <w:spacing w:after="0"/>
                    <w:rPr>
                      <w:rFonts w:ascii="Candara" w:hAnsi="Candara" w:cs="Calibri"/>
                      <w:sz w:val="20"/>
                      <w:szCs w:val="20"/>
                    </w:rPr>
                  </w:pPr>
                  <w:r w:rsidRPr="003E2C3B">
                    <w:rPr>
                      <w:rFonts w:ascii="Candara" w:hAnsi="Candara" w:cs="Calibri"/>
                      <w:sz w:val="20"/>
                      <w:szCs w:val="20"/>
                    </w:rPr>
                    <w:t>Show success message and inform user to check email and activate his account</w:t>
                  </w:r>
                </w:p>
                <w:p w:rsidR="00387B29" w:rsidRPr="003E2C3B" w:rsidRDefault="00387B29" w:rsidP="00F62146">
                  <w:pPr>
                    <w:spacing w:after="0"/>
                    <w:rPr>
                      <w:rFonts w:ascii="Candara" w:hAnsi="Candara" w:cs="Calibri"/>
                      <w:sz w:val="20"/>
                      <w:szCs w:val="20"/>
                    </w:rPr>
                  </w:pPr>
                </w:p>
              </w:tc>
            </w:tr>
            <w:tr w:rsidR="00387B29" w:rsidRPr="003E2C3B" w:rsidTr="00F62146">
              <w:tc>
                <w:tcPr>
                  <w:tcW w:w="2291" w:type="dxa"/>
                </w:tcPr>
                <w:p w:rsidR="00387B29" w:rsidRPr="003E2C3B" w:rsidRDefault="00387B29" w:rsidP="00F62146">
                  <w:pPr>
                    <w:rPr>
                      <w:rFonts w:ascii="Candara" w:hAnsi="Candara" w:cs="Calibri"/>
                      <w:sz w:val="20"/>
                      <w:szCs w:val="20"/>
                    </w:rPr>
                  </w:pPr>
                  <w:r w:rsidRPr="003E2C3B">
                    <w:rPr>
                      <w:rFonts w:ascii="Candara" w:hAnsi="Candara" w:cs="Calibri"/>
                      <w:sz w:val="20"/>
                      <w:szCs w:val="20"/>
                    </w:rPr>
                    <w:t>Reset</w:t>
                  </w:r>
                </w:p>
              </w:tc>
              <w:tc>
                <w:tcPr>
                  <w:tcW w:w="1673" w:type="dxa"/>
                </w:tcPr>
                <w:p w:rsidR="00387B29" w:rsidRPr="003E2C3B" w:rsidRDefault="00387B29" w:rsidP="00F62146">
                  <w:pPr>
                    <w:rPr>
                      <w:rFonts w:ascii="Candara" w:hAnsi="Candara" w:cs="Calibri"/>
                      <w:sz w:val="20"/>
                      <w:szCs w:val="20"/>
                    </w:rPr>
                  </w:pPr>
                  <w:r w:rsidRPr="003E2C3B">
                    <w:rPr>
                      <w:rFonts w:ascii="Candara" w:hAnsi="Candara" w:cs="Calibri"/>
                      <w:sz w:val="20"/>
                      <w:szCs w:val="20"/>
                    </w:rPr>
                    <w:t>Button</w:t>
                  </w:r>
                </w:p>
              </w:tc>
              <w:tc>
                <w:tcPr>
                  <w:tcW w:w="1418" w:type="dxa"/>
                </w:tcPr>
                <w:p w:rsidR="00387B29" w:rsidRPr="003E2C3B" w:rsidRDefault="00387B29" w:rsidP="00F62146">
                  <w:pPr>
                    <w:rPr>
                      <w:rFonts w:ascii="Candara" w:hAnsi="Candara" w:cs="Calibri"/>
                      <w:sz w:val="20"/>
                      <w:szCs w:val="20"/>
                    </w:rPr>
                  </w:pPr>
                  <w:r w:rsidRPr="003E2C3B">
                    <w:rPr>
                      <w:rFonts w:ascii="Candara" w:hAnsi="Candara" w:cs="Calibri"/>
                      <w:sz w:val="20"/>
                      <w:szCs w:val="20"/>
                    </w:rPr>
                    <w:t>Click</w:t>
                  </w:r>
                </w:p>
              </w:tc>
              <w:tc>
                <w:tcPr>
                  <w:tcW w:w="3783" w:type="dxa"/>
                </w:tcPr>
                <w:p w:rsidR="00387B29" w:rsidRPr="003E2C3B" w:rsidRDefault="00387B29" w:rsidP="00F62146">
                  <w:pPr>
                    <w:spacing w:after="0"/>
                    <w:rPr>
                      <w:rFonts w:ascii="Candara" w:hAnsi="Candara" w:cs="Calibri"/>
                      <w:b/>
                      <w:bCs/>
                      <w:sz w:val="20"/>
                      <w:szCs w:val="20"/>
                    </w:rPr>
                  </w:pPr>
                  <w:r w:rsidRPr="003E2C3B">
                    <w:rPr>
                      <w:rFonts w:ascii="Candara" w:hAnsi="Candara" w:cs="Calibri"/>
                      <w:b/>
                      <w:bCs/>
                      <w:sz w:val="20"/>
                      <w:szCs w:val="20"/>
                    </w:rPr>
                    <w:t>Actions:</w:t>
                  </w:r>
                </w:p>
                <w:p w:rsidR="00387B29" w:rsidRPr="003E2C3B" w:rsidRDefault="00387B29" w:rsidP="00F62146">
                  <w:pPr>
                    <w:numPr>
                      <w:ilvl w:val="0"/>
                      <w:numId w:val="28"/>
                    </w:numPr>
                    <w:spacing w:after="0"/>
                    <w:rPr>
                      <w:rFonts w:ascii="Candara" w:hAnsi="Candara" w:cs="Calibri"/>
                      <w:b/>
                      <w:bCs/>
                      <w:sz w:val="20"/>
                      <w:szCs w:val="20"/>
                    </w:rPr>
                  </w:pPr>
                  <w:r w:rsidRPr="003E2C3B">
                    <w:rPr>
                      <w:rFonts w:ascii="Candara" w:hAnsi="Candara" w:cs="Calibri"/>
                      <w:sz w:val="20"/>
                      <w:szCs w:val="20"/>
                    </w:rPr>
                    <w:t>Clear all the values in the form</w:t>
                  </w:r>
                </w:p>
              </w:tc>
            </w:tr>
          </w:tbl>
          <w:p w:rsidR="00387B29" w:rsidRPr="003E2C3B" w:rsidRDefault="00387B29" w:rsidP="00F62146">
            <w:pPr>
              <w:rPr>
                <w:rFonts w:ascii="Candara" w:hAnsi="Candara" w:cs="Calibri"/>
                <w:sz w:val="20"/>
                <w:szCs w:val="20"/>
              </w:rPr>
            </w:pPr>
          </w:p>
        </w:tc>
      </w:tr>
    </w:tbl>
    <w:p w:rsidR="006A4F62" w:rsidRDefault="006A4F62" w:rsidP="006A4F62">
      <w:pPr>
        <w:pStyle w:val="Heading2"/>
        <w:tabs>
          <w:tab w:val="clear" w:pos="756"/>
        </w:tabs>
        <w:rPr>
          <w:rFonts w:ascii="Candara" w:hAnsi="Candara"/>
          <w:lang w:val="en-IN"/>
        </w:rPr>
      </w:pPr>
      <w:bookmarkStart w:id="104" w:name="_Toc409781196"/>
      <w:r>
        <w:rPr>
          <w:rFonts w:ascii="Candara" w:hAnsi="Candara"/>
          <w:lang w:val="en-IN"/>
        </w:rPr>
        <w:t>Login</w:t>
      </w:r>
      <w:bookmarkEnd w:id="104"/>
    </w:p>
    <w:p w:rsidR="00524B17" w:rsidRDefault="00896B41" w:rsidP="00524B17">
      <w:pPr>
        <w:ind w:left="709"/>
        <w:rPr>
          <w:rFonts w:ascii="Candara" w:hAnsi="Candara"/>
          <w:lang w:val="en-IN" w:bidi="te-IN"/>
        </w:rPr>
      </w:pPr>
      <w:r w:rsidRPr="00896B41">
        <w:rPr>
          <w:rFonts w:ascii="Candara" w:hAnsi="Candara"/>
          <w:lang w:val="en-IN" w:bidi="te-IN"/>
        </w:rPr>
        <w:t>This feature will give the user a secure and simple login screen</w:t>
      </w:r>
      <w:r w:rsidR="00524B17">
        <w:rPr>
          <w:rFonts w:ascii="Candara" w:hAnsi="Candara"/>
          <w:lang w:val="en-IN" w:bidi="te-IN"/>
        </w:rPr>
        <w:t>.</w:t>
      </w:r>
      <w:r w:rsidR="00D75457">
        <w:rPr>
          <w:rFonts w:ascii="Candara" w:hAnsi="Candara"/>
          <w:lang w:val="en-IN" w:bidi="te-IN"/>
        </w:rPr>
        <w:t xml:space="preserve"> While clicking on “Login” button, login credentials will be validated on both client side and server side</w:t>
      </w:r>
      <w:r w:rsidR="00DF7E27">
        <w:rPr>
          <w:rFonts w:ascii="Candara" w:hAnsi="Candara"/>
          <w:lang w:val="en-IN" w:bidi="te-IN"/>
        </w:rPr>
        <w:t>. The user will be redirected/logged in only when the credentials are satisfied.</w:t>
      </w:r>
    </w:p>
    <w:p w:rsidR="009E7845" w:rsidRPr="00524B17" w:rsidRDefault="009E7845" w:rsidP="00C53616">
      <w:pPr>
        <w:ind w:left="709"/>
        <w:jc w:val="center"/>
        <w:rPr>
          <w:rFonts w:ascii="Candara" w:hAnsi="Candara"/>
          <w:lang w:val="en-IN" w:bidi="te-IN"/>
        </w:rPr>
      </w:pPr>
      <w:commentRangeStart w:id="105"/>
      <w:r>
        <w:rPr>
          <w:noProof/>
        </w:rPr>
        <w:drawing>
          <wp:inline distT="0" distB="0" distL="0" distR="0">
            <wp:extent cx="257175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3666" t="17670" r="64239" b="57191"/>
                    <a:stretch/>
                  </pic:blipFill>
                  <pic:spPr bwMode="auto">
                    <a:xfrm>
                      <a:off x="0" y="0"/>
                      <a:ext cx="2575962" cy="18317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commentRangeEnd w:id="105"/>
      <w:r w:rsidR="00C53616">
        <w:rPr>
          <w:rStyle w:val="CommentReference"/>
        </w:rPr>
        <w:commentReference w:id="105"/>
      </w:r>
    </w:p>
    <w:p w:rsidR="004137AE" w:rsidRDefault="006A4F62" w:rsidP="006A4F62">
      <w:pPr>
        <w:pStyle w:val="Heading2"/>
        <w:tabs>
          <w:tab w:val="clear" w:pos="756"/>
        </w:tabs>
        <w:rPr>
          <w:rFonts w:ascii="Candara" w:hAnsi="Candara"/>
          <w:lang w:val="en-IN"/>
        </w:rPr>
      </w:pPr>
      <w:bookmarkStart w:id="106" w:name="_Toc409781197"/>
      <w:r>
        <w:rPr>
          <w:rFonts w:ascii="Candara" w:hAnsi="Candara"/>
          <w:lang w:val="en-IN"/>
        </w:rPr>
        <w:t>Dashboar</w:t>
      </w:r>
      <w:r w:rsidR="004137AE">
        <w:rPr>
          <w:rFonts w:ascii="Candara" w:hAnsi="Candara"/>
          <w:lang w:val="en-IN"/>
        </w:rPr>
        <w:t>d</w:t>
      </w:r>
      <w:bookmarkEnd w:id="106"/>
      <w:r w:rsidR="00FC3FEF">
        <w:rPr>
          <w:rFonts w:ascii="Candara" w:hAnsi="Candara"/>
          <w:lang w:val="en-IN"/>
        </w:rPr>
        <w:t xml:space="preserve"> – All Activities</w:t>
      </w:r>
    </w:p>
    <w:p w:rsidR="00C43C73" w:rsidRDefault="00C53616" w:rsidP="00F0484B">
      <w:pPr>
        <w:ind w:left="709"/>
        <w:rPr>
          <w:ins w:id="107" w:author="SATISH PALLI" w:date="2015-02-03T21:46:00Z"/>
          <w:rFonts w:ascii="Candara" w:hAnsi="Candara"/>
          <w:lang w:val="en-IN" w:bidi="te-IN"/>
        </w:rPr>
      </w:pPr>
      <w:ins w:id="108" w:author="SATISH PALLI" w:date="2015-02-03T21:44:00Z">
        <w:r>
          <w:rPr>
            <w:rFonts w:ascii="Candara" w:hAnsi="Candara"/>
            <w:lang w:val="en-IN" w:bidi="te-IN"/>
          </w:rPr>
          <w:t xml:space="preserve">On successful login, user is redirected to dashboard page.  </w:t>
        </w:r>
      </w:ins>
      <w:r w:rsidR="00102238">
        <w:rPr>
          <w:rFonts w:ascii="Candara" w:hAnsi="Candara"/>
          <w:lang w:val="en-IN" w:bidi="te-IN"/>
        </w:rPr>
        <w:t>This pa</w:t>
      </w:r>
      <w:del w:id="109" w:author="SATISH PALLI" w:date="2015-02-03T21:45:00Z">
        <w:r w:rsidR="00102238" w:rsidDel="00C53616">
          <w:rPr>
            <w:rFonts w:ascii="Candara" w:hAnsi="Candara"/>
            <w:lang w:val="en-IN" w:bidi="te-IN"/>
          </w:rPr>
          <w:delText>nel</w:delText>
        </w:r>
      </w:del>
      <w:ins w:id="110" w:author="SATISH PALLI" w:date="2015-02-03T21:45:00Z">
        <w:r>
          <w:rPr>
            <w:rFonts w:ascii="Candara" w:hAnsi="Candara"/>
            <w:lang w:val="en-IN" w:bidi="te-IN"/>
          </w:rPr>
          <w:t>ge</w:t>
        </w:r>
      </w:ins>
      <w:r w:rsidR="00102238">
        <w:rPr>
          <w:rFonts w:ascii="Candara" w:hAnsi="Candara"/>
          <w:lang w:val="en-IN" w:bidi="te-IN"/>
        </w:rPr>
        <w:t xml:space="preserve"> </w:t>
      </w:r>
      <w:r w:rsidR="00E36176">
        <w:rPr>
          <w:rFonts w:ascii="Candara" w:hAnsi="Candara"/>
          <w:lang w:val="en-IN" w:bidi="te-IN"/>
        </w:rPr>
        <w:t xml:space="preserve">gives </w:t>
      </w:r>
      <w:r w:rsidR="00102238">
        <w:rPr>
          <w:rFonts w:ascii="Candara" w:hAnsi="Candara"/>
          <w:lang w:val="en-IN" w:bidi="te-IN"/>
        </w:rPr>
        <w:t>an overview of the activities created by the logged in user and other users of the application</w:t>
      </w:r>
      <w:r w:rsidR="00EC61A7">
        <w:rPr>
          <w:rFonts w:ascii="Candara" w:hAnsi="Candara"/>
          <w:lang w:val="en-IN" w:bidi="te-IN"/>
        </w:rPr>
        <w:t>.</w:t>
      </w:r>
      <w:r w:rsidR="00A1620A">
        <w:rPr>
          <w:rFonts w:ascii="Candara" w:hAnsi="Candara"/>
          <w:lang w:val="en-IN" w:bidi="te-IN"/>
        </w:rPr>
        <w:t xml:space="preserve">User can </w:t>
      </w:r>
      <w:del w:id="111" w:author="SATISH PALLI" w:date="2015-02-03T21:45:00Z">
        <w:r w:rsidR="00A1620A" w:rsidDel="00C53616">
          <w:rPr>
            <w:rFonts w:ascii="Candara" w:hAnsi="Candara"/>
            <w:lang w:val="en-IN" w:bidi="te-IN"/>
          </w:rPr>
          <w:delText xml:space="preserve">check </w:delText>
        </w:r>
      </w:del>
      <w:ins w:id="112" w:author="SATISH PALLI" w:date="2015-02-03T21:45:00Z">
        <w:r>
          <w:rPr>
            <w:rFonts w:ascii="Candara" w:hAnsi="Candara"/>
            <w:lang w:val="en-IN" w:bidi="te-IN"/>
          </w:rPr>
          <w:t xml:space="preserve">view </w:t>
        </w:r>
      </w:ins>
      <w:r w:rsidR="00A1620A">
        <w:rPr>
          <w:rFonts w:ascii="Candara" w:hAnsi="Candara"/>
          <w:lang w:val="en-IN" w:bidi="te-IN"/>
        </w:rPr>
        <w:t xml:space="preserve">activities </w:t>
      </w:r>
      <w:ins w:id="113" w:author="SATISH PALLI" w:date="2015-02-03T21:46:00Z">
        <w:r>
          <w:rPr>
            <w:rFonts w:ascii="Candara" w:hAnsi="Candara"/>
            <w:lang w:val="en-IN" w:bidi="te-IN"/>
          </w:rPr>
          <w:t>as per the activity status under</w:t>
        </w:r>
      </w:ins>
      <w:del w:id="114" w:author="SATISH PALLI" w:date="2015-02-03T21:46:00Z">
        <w:r w:rsidR="00A1620A" w:rsidDel="00C53616">
          <w:rPr>
            <w:rFonts w:ascii="Candara" w:hAnsi="Candara"/>
            <w:lang w:val="en-IN" w:bidi="te-IN"/>
          </w:rPr>
          <w:delText>in</w:delText>
        </w:r>
      </w:del>
      <w:r w:rsidR="00A1620A">
        <w:rPr>
          <w:rFonts w:ascii="Candara" w:hAnsi="Candara"/>
          <w:lang w:val="en-IN" w:bidi="te-IN"/>
        </w:rPr>
        <w:t xml:space="preserve"> four categories as mentioned below</w:t>
      </w:r>
      <w:r w:rsidR="00443969">
        <w:rPr>
          <w:rFonts w:ascii="Candara" w:hAnsi="Candara"/>
          <w:lang w:val="en-IN" w:bidi="te-IN"/>
        </w:rPr>
        <w:t xml:space="preserve">. </w:t>
      </w:r>
    </w:p>
    <w:p w:rsidR="003242ED" w:rsidRDefault="003242ED" w:rsidP="00F0484B">
      <w:pPr>
        <w:ind w:left="709"/>
        <w:rPr>
          <w:ins w:id="115" w:author="SATISH PALLI" w:date="2015-02-03T21:46:00Z"/>
          <w:rFonts w:ascii="Candara" w:hAnsi="Candara"/>
          <w:lang w:val="en-IN" w:bidi="te-IN"/>
        </w:rPr>
      </w:pPr>
      <w:ins w:id="116" w:author="SATISH PALLI" w:date="2015-02-03T21:46:00Z">
        <w:r>
          <w:rPr>
            <w:rFonts w:ascii="Candara" w:hAnsi="Candara"/>
            <w:lang w:val="en-IN" w:bidi="te-IN"/>
          </w:rPr>
          <w:t>Activity Categories:</w:t>
        </w:r>
      </w:ins>
    </w:p>
    <w:p w:rsidR="00000000" w:rsidRDefault="00254B7E">
      <w:pPr>
        <w:pStyle w:val="ListParagraph"/>
        <w:numPr>
          <w:ilvl w:val="0"/>
          <w:numId w:val="47"/>
        </w:numPr>
        <w:rPr>
          <w:ins w:id="117" w:author="SATISH PALLI" w:date="2015-02-03T21:49:00Z"/>
          <w:rFonts w:ascii="Candara" w:hAnsi="Candara"/>
          <w:lang w:val="en-IN" w:bidi="te-IN"/>
        </w:rPr>
        <w:pPrChange w:id="118" w:author="SATISH PALLI" w:date="2015-02-03T21:47:00Z">
          <w:pPr>
            <w:ind w:left="709"/>
          </w:pPr>
        </w:pPrChange>
      </w:pPr>
      <w:ins w:id="119" w:author="SATISH PALLI" w:date="2015-02-03T21:47:00Z">
        <w:r w:rsidRPr="00254B7E">
          <w:rPr>
            <w:rFonts w:ascii="Candara" w:hAnsi="Candara"/>
            <w:lang w:val="en-IN" w:bidi="te-IN"/>
            <w:rPrChange w:id="120" w:author="SATISH PALLI" w:date="2015-02-03T21:47:00Z">
              <w:rPr>
                <w:lang w:val="en-IN" w:bidi="te-IN"/>
              </w:rPr>
            </w:rPrChange>
          </w:rPr>
          <w:t>My Activities</w:t>
        </w:r>
        <w:r w:rsidR="003242ED">
          <w:rPr>
            <w:rFonts w:ascii="Candara" w:hAnsi="Candara"/>
            <w:lang w:val="en-IN" w:bidi="te-IN"/>
          </w:rPr>
          <w:t xml:space="preserve">:  </w:t>
        </w:r>
      </w:ins>
      <w:ins w:id="121" w:author="SATISH PALLI" w:date="2015-02-03T21:48:00Z">
        <w:r w:rsidR="003242ED">
          <w:rPr>
            <w:rFonts w:ascii="Candara" w:hAnsi="Candara"/>
            <w:lang w:val="en-IN" w:bidi="te-IN"/>
          </w:rPr>
          <w:t xml:space="preserve">Activities that are created by the logged user are displayed under this category.  By default </w:t>
        </w:r>
      </w:ins>
      <w:ins w:id="122" w:author="SATISH PALLI" w:date="2015-02-03T21:49:00Z">
        <w:r w:rsidR="003242ED">
          <w:rPr>
            <w:rFonts w:ascii="Candara" w:hAnsi="Candara"/>
            <w:lang w:val="en-IN" w:bidi="te-IN"/>
          </w:rPr>
          <w:t>“</w:t>
        </w:r>
      </w:ins>
      <w:ins w:id="123" w:author="SATISH PALLI" w:date="2015-02-03T21:48:00Z">
        <w:r w:rsidR="003242ED">
          <w:rPr>
            <w:rFonts w:ascii="Candara" w:hAnsi="Candara"/>
            <w:lang w:val="en-IN" w:bidi="te-IN"/>
          </w:rPr>
          <w:t>My Activities</w:t>
        </w:r>
      </w:ins>
      <w:ins w:id="124" w:author="SATISH PALLI" w:date="2015-02-03T21:49:00Z">
        <w:r w:rsidR="003242ED">
          <w:rPr>
            <w:rFonts w:ascii="Candara" w:hAnsi="Candara"/>
            <w:lang w:val="en-IN" w:bidi="te-IN"/>
          </w:rPr>
          <w:t>”</w:t>
        </w:r>
      </w:ins>
      <w:ins w:id="125" w:author="SATISH PALLI" w:date="2015-02-03T21:48:00Z">
        <w:r w:rsidR="003242ED">
          <w:rPr>
            <w:rFonts w:ascii="Candara" w:hAnsi="Candara"/>
            <w:lang w:val="en-IN" w:bidi="te-IN"/>
          </w:rPr>
          <w:t xml:space="preserve"> are displayed in dashboard.</w:t>
        </w:r>
      </w:ins>
    </w:p>
    <w:p w:rsidR="00000000" w:rsidRDefault="00393173">
      <w:pPr>
        <w:pStyle w:val="ListParagraph"/>
        <w:numPr>
          <w:ilvl w:val="0"/>
          <w:numId w:val="47"/>
        </w:numPr>
        <w:rPr>
          <w:ins w:id="126" w:author="SATISH PALLI" w:date="2015-02-03T21:49:00Z"/>
          <w:rFonts w:ascii="Candara" w:hAnsi="Candara"/>
          <w:lang w:val="en-IN" w:bidi="te-IN"/>
        </w:rPr>
        <w:pPrChange w:id="127" w:author="SATISH PALLI" w:date="2015-02-03T21:47:00Z">
          <w:pPr>
            <w:ind w:left="709"/>
          </w:pPr>
        </w:pPrChange>
      </w:pPr>
      <w:ins w:id="128" w:author="SATISH PALLI" w:date="2015-02-03T21:49:00Z">
        <w:r>
          <w:rPr>
            <w:rFonts w:ascii="Candara" w:hAnsi="Candara"/>
            <w:lang w:val="en-IN" w:bidi="te-IN"/>
          </w:rPr>
          <w:t>All Activities:</w:t>
        </w:r>
      </w:ins>
    </w:p>
    <w:p w:rsidR="00000000" w:rsidRDefault="00393173">
      <w:pPr>
        <w:pStyle w:val="ListParagraph"/>
        <w:numPr>
          <w:ilvl w:val="0"/>
          <w:numId w:val="47"/>
        </w:numPr>
        <w:rPr>
          <w:ins w:id="129" w:author="SATISH PALLI" w:date="2015-02-03T21:49:00Z"/>
          <w:rFonts w:ascii="Candara" w:hAnsi="Candara"/>
          <w:lang w:val="en-IN" w:bidi="te-IN"/>
        </w:rPr>
        <w:pPrChange w:id="130" w:author="SATISH PALLI" w:date="2015-02-03T21:47:00Z">
          <w:pPr>
            <w:ind w:left="709"/>
          </w:pPr>
        </w:pPrChange>
      </w:pPr>
      <w:ins w:id="131" w:author="SATISH PALLI" w:date="2015-02-03T21:49:00Z">
        <w:r>
          <w:rPr>
            <w:rFonts w:ascii="Candara" w:hAnsi="Candara"/>
            <w:lang w:val="en-IN" w:bidi="te-IN"/>
          </w:rPr>
          <w:t>My Franchise(s):</w:t>
        </w:r>
      </w:ins>
    </w:p>
    <w:p w:rsidR="00000000" w:rsidRDefault="00393173">
      <w:pPr>
        <w:pStyle w:val="ListParagraph"/>
        <w:numPr>
          <w:ilvl w:val="0"/>
          <w:numId w:val="47"/>
        </w:numPr>
        <w:rPr>
          <w:rFonts w:ascii="Candara" w:hAnsi="Candara"/>
          <w:lang w:val="en-IN" w:bidi="te-IN"/>
          <w:rPrChange w:id="132" w:author="SATISH PALLI" w:date="2015-02-03T21:47:00Z">
            <w:rPr>
              <w:lang w:val="en-IN" w:bidi="te-IN"/>
            </w:rPr>
          </w:rPrChange>
        </w:rPr>
        <w:pPrChange w:id="133" w:author="SATISH PALLI" w:date="2015-02-03T21:47:00Z">
          <w:pPr>
            <w:ind w:left="709"/>
          </w:pPr>
        </w:pPrChange>
      </w:pPr>
      <w:ins w:id="134" w:author="SATISH PALLI" w:date="2015-02-03T21:49:00Z">
        <w:r>
          <w:rPr>
            <w:rFonts w:ascii="Candara" w:hAnsi="Candara"/>
            <w:lang w:val="en-IN" w:bidi="te-IN"/>
          </w:rPr>
          <w:t>My Line Function Team:</w:t>
        </w:r>
      </w:ins>
    </w:p>
    <w:p w:rsidR="00AD72AB" w:rsidRDefault="00491DC6" w:rsidP="00F0484B">
      <w:pPr>
        <w:ind w:left="709"/>
        <w:rPr>
          <w:ins w:id="135" w:author="SATISH PALLI" w:date="2015-02-03T22:03:00Z"/>
          <w:rFonts w:ascii="Candara" w:hAnsi="Candara"/>
          <w:lang w:val="en-IN" w:bidi="te-IN"/>
        </w:rPr>
      </w:pPr>
      <w:ins w:id="136" w:author="SATISH PALLI" w:date="2015-02-03T21:50:00Z">
        <w:r>
          <w:rPr>
            <w:rFonts w:ascii="Candara" w:hAnsi="Candara"/>
            <w:lang w:val="en-IN" w:bidi="te-IN"/>
          </w:rPr>
          <w:t xml:space="preserve">Activity Status: </w:t>
        </w:r>
      </w:ins>
      <w:ins w:id="137" w:author="SATISH PALLI" w:date="2015-02-03T22:01:00Z">
        <w:r w:rsidR="007039D1">
          <w:rPr>
            <w:rFonts w:ascii="Candara" w:hAnsi="Candara"/>
            <w:lang w:val="en-IN" w:bidi="te-IN"/>
          </w:rPr>
          <w:t xml:space="preserve"> </w:t>
        </w:r>
      </w:ins>
      <w:ins w:id="138" w:author="SATISH PALLI" w:date="2015-02-03T22:02:00Z">
        <w:r w:rsidR="007039D1">
          <w:rPr>
            <w:rFonts w:ascii="Candara" w:hAnsi="Candara"/>
            <w:lang w:val="en-IN" w:bidi="te-IN"/>
          </w:rPr>
          <w:t xml:space="preserve">Dashboard displays </w:t>
        </w:r>
      </w:ins>
      <w:ins w:id="139" w:author="SATISH PALLI" w:date="2015-02-03T22:01:00Z">
        <w:r w:rsidR="007039D1">
          <w:rPr>
            <w:rFonts w:ascii="Candara" w:hAnsi="Candara"/>
            <w:lang w:val="en-IN" w:bidi="te-IN"/>
          </w:rPr>
          <w:t xml:space="preserve">Activities </w:t>
        </w:r>
      </w:ins>
      <w:ins w:id="140" w:author="SATISH PALLI" w:date="2015-02-03T22:02:00Z">
        <w:r w:rsidR="007039D1">
          <w:rPr>
            <w:rFonts w:ascii="Candara" w:hAnsi="Candara"/>
            <w:lang w:val="en-IN" w:bidi="te-IN"/>
          </w:rPr>
          <w:t xml:space="preserve">which </w:t>
        </w:r>
      </w:ins>
      <w:ins w:id="141" w:author="SATISH PALLI" w:date="2015-02-03T22:01:00Z">
        <w:r w:rsidR="007039D1">
          <w:rPr>
            <w:rFonts w:ascii="Candara" w:hAnsi="Candara"/>
            <w:lang w:val="en-IN" w:bidi="te-IN"/>
          </w:rPr>
          <w:t>are segregated as per the Activity status</w:t>
        </w:r>
      </w:ins>
      <w:ins w:id="142" w:author="SATISH PALLI" w:date="2015-02-03T22:03:00Z">
        <w:r w:rsidR="00AD72AB">
          <w:rPr>
            <w:rFonts w:ascii="Candara" w:hAnsi="Candara"/>
            <w:lang w:val="en-IN" w:bidi="te-IN"/>
          </w:rPr>
          <w:t xml:space="preserve"> under the selected category</w:t>
        </w:r>
      </w:ins>
      <w:ins w:id="143" w:author="SATISH PALLI" w:date="2015-02-03T22:02:00Z">
        <w:r w:rsidR="007039D1">
          <w:rPr>
            <w:rFonts w:ascii="Candara" w:hAnsi="Candara"/>
            <w:lang w:val="en-IN" w:bidi="te-IN"/>
          </w:rPr>
          <w:t xml:space="preserve">.  </w:t>
        </w:r>
      </w:ins>
    </w:p>
    <w:p w:rsidR="00491DC6" w:rsidRDefault="00491DC6" w:rsidP="00F0484B">
      <w:pPr>
        <w:ind w:left="709"/>
        <w:rPr>
          <w:ins w:id="144" w:author="SATISH PALLI" w:date="2015-02-03T21:51:00Z"/>
          <w:rFonts w:ascii="Candara" w:hAnsi="Candara"/>
          <w:lang w:val="en-IN" w:bidi="te-IN"/>
        </w:rPr>
      </w:pPr>
      <w:ins w:id="145" w:author="SATISH PALLI" w:date="2015-02-03T21:50:00Z">
        <w:r>
          <w:rPr>
            <w:rFonts w:ascii="Candara" w:hAnsi="Candara"/>
            <w:lang w:val="en-IN" w:bidi="te-IN"/>
          </w:rPr>
          <w:t>Belo</w:t>
        </w:r>
        <w:r w:rsidR="00AD72AB">
          <w:rPr>
            <w:rFonts w:ascii="Candara" w:hAnsi="Candara"/>
            <w:lang w:val="en-IN" w:bidi="te-IN"/>
          </w:rPr>
          <w:t xml:space="preserve">w are the list of activity </w:t>
        </w:r>
      </w:ins>
      <w:ins w:id="146" w:author="SATISH PALLI" w:date="2015-02-03T22:03:00Z">
        <w:r w:rsidR="00AD72AB">
          <w:rPr>
            <w:rFonts w:ascii="Candara" w:hAnsi="Candara"/>
            <w:lang w:val="en-IN" w:bidi="te-IN"/>
          </w:rPr>
          <w:t>status:</w:t>
        </w:r>
      </w:ins>
    </w:p>
    <w:p w:rsidR="00000000" w:rsidRDefault="00254B7E">
      <w:pPr>
        <w:pStyle w:val="ListParagraph"/>
        <w:numPr>
          <w:ilvl w:val="0"/>
          <w:numId w:val="48"/>
        </w:numPr>
        <w:rPr>
          <w:ins w:id="147" w:author="SATISH PALLI" w:date="2015-02-03T21:52:00Z"/>
          <w:rFonts w:ascii="Candara" w:hAnsi="Candara"/>
          <w:lang w:val="en-IN" w:bidi="te-IN"/>
          <w:rPrChange w:id="148" w:author="SATISH PALLI" w:date="2015-02-03T21:52:00Z">
            <w:rPr>
              <w:ins w:id="149" w:author="SATISH PALLI" w:date="2015-02-03T21:52:00Z"/>
              <w:lang w:val="en-IN" w:bidi="te-IN"/>
            </w:rPr>
          </w:rPrChange>
        </w:rPr>
        <w:pPrChange w:id="150" w:author="SATISH PALLI" w:date="2015-02-03T21:52:00Z">
          <w:pPr>
            <w:ind w:left="709"/>
          </w:pPr>
        </w:pPrChange>
      </w:pPr>
      <w:ins w:id="151" w:author="SATISH PALLI" w:date="2015-02-03T21:52:00Z">
        <w:r w:rsidRPr="00254B7E">
          <w:rPr>
            <w:rFonts w:ascii="Candara" w:hAnsi="Candara"/>
            <w:b/>
            <w:lang w:val="en-IN" w:bidi="te-IN"/>
            <w:rPrChange w:id="152" w:author="SATISH PALLI" w:date="2015-02-03T21:53:00Z">
              <w:rPr>
                <w:lang w:val="en-IN" w:bidi="te-IN"/>
              </w:rPr>
            </w:rPrChange>
          </w:rPr>
          <w:t>Active:</w:t>
        </w:r>
        <w:r w:rsidR="00502B0C">
          <w:rPr>
            <w:rFonts w:ascii="Candara" w:hAnsi="Candara"/>
            <w:lang w:val="en-IN" w:bidi="te-IN"/>
          </w:rPr>
          <w:t xml:space="preserve">  This tab displays activities with status as </w:t>
        </w:r>
      </w:ins>
      <w:ins w:id="153" w:author="SATISH PALLI" w:date="2015-02-03T21:53:00Z">
        <w:r w:rsidR="00502B0C">
          <w:rPr>
            <w:rFonts w:ascii="Candara" w:hAnsi="Candara"/>
            <w:lang w:val="en-IN" w:bidi="te-IN"/>
          </w:rPr>
          <w:t>“Active”  as per selected category.</w:t>
        </w:r>
      </w:ins>
    </w:p>
    <w:p w:rsidR="00000000" w:rsidRDefault="00254B7E">
      <w:pPr>
        <w:pStyle w:val="ListParagraph"/>
        <w:numPr>
          <w:ilvl w:val="0"/>
          <w:numId w:val="48"/>
        </w:numPr>
        <w:rPr>
          <w:ins w:id="154" w:author="SATISH PALLI" w:date="2015-02-03T21:52:00Z"/>
          <w:rFonts w:ascii="Candara" w:hAnsi="Candara"/>
          <w:lang w:val="en-IN" w:bidi="te-IN"/>
          <w:rPrChange w:id="155" w:author="SATISH PALLI" w:date="2015-02-03T21:52:00Z">
            <w:rPr>
              <w:ins w:id="156" w:author="SATISH PALLI" w:date="2015-02-03T21:52:00Z"/>
              <w:lang w:val="en-IN" w:bidi="te-IN"/>
            </w:rPr>
          </w:rPrChange>
        </w:rPr>
        <w:pPrChange w:id="157" w:author="SATISH PALLI" w:date="2015-02-03T21:52:00Z">
          <w:pPr>
            <w:ind w:left="709"/>
          </w:pPr>
        </w:pPrChange>
      </w:pPr>
      <w:ins w:id="158" w:author="SATISH PALLI" w:date="2015-02-03T21:52:00Z">
        <w:r w:rsidRPr="00254B7E">
          <w:rPr>
            <w:rFonts w:ascii="Candara" w:hAnsi="Candara"/>
            <w:lang w:val="en-IN" w:bidi="te-IN"/>
            <w:rPrChange w:id="159" w:author="SATISH PALLI" w:date="2015-02-03T21:52:00Z">
              <w:rPr>
                <w:lang w:val="en-IN" w:bidi="te-IN"/>
              </w:rPr>
            </w:rPrChange>
          </w:rPr>
          <w:t>Planned</w:t>
        </w:r>
      </w:ins>
    </w:p>
    <w:p w:rsidR="00000000" w:rsidRDefault="00254B7E">
      <w:pPr>
        <w:pStyle w:val="ListParagraph"/>
        <w:numPr>
          <w:ilvl w:val="0"/>
          <w:numId w:val="48"/>
        </w:numPr>
        <w:rPr>
          <w:ins w:id="160" w:author="SATISH PALLI" w:date="2015-02-03T21:52:00Z"/>
          <w:rFonts w:ascii="Candara" w:hAnsi="Candara"/>
          <w:lang w:val="en-IN" w:bidi="te-IN"/>
          <w:rPrChange w:id="161" w:author="SATISH PALLI" w:date="2015-02-03T21:52:00Z">
            <w:rPr>
              <w:ins w:id="162" w:author="SATISH PALLI" w:date="2015-02-03T21:52:00Z"/>
              <w:lang w:val="en-IN" w:bidi="te-IN"/>
            </w:rPr>
          </w:rPrChange>
        </w:rPr>
        <w:pPrChange w:id="163" w:author="SATISH PALLI" w:date="2015-02-03T21:52:00Z">
          <w:pPr>
            <w:ind w:left="709"/>
          </w:pPr>
        </w:pPrChange>
      </w:pPr>
      <w:ins w:id="164" w:author="SATISH PALLI" w:date="2015-02-03T21:52:00Z">
        <w:r w:rsidRPr="00254B7E">
          <w:rPr>
            <w:rFonts w:ascii="Candara" w:hAnsi="Candara"/>
            <w:lang w:val="en-IN" w:bidi="te-IN"/>
            <w:rPrChange w:id="165" w:author="SATISH PALLI" w:date="2015-02-03T21:52:00Z">
              <w:rPr>
                <w:lang w:val="en-IN" w:bidi="te-IN"/>
              </w:rPr>
            </w:rPrChange>
          </w:rPr>
          <w:t>On Hold</w:t>
        </w:r>
      </w:ins>
    </w:p>
    <w:p w:rsidR="00000000" w:rsidRDefault="00254B7E">
      <w:pPr>
        <w:pStyle w:val="ListParagraph"/>
        <w:numPr>
          <w:ilvl w:val="0"/>
          <w:numId w:val="48"/>
        </w:numPr>
        <w:rPr>
          <w:ins w:id="166" w:author="SATISH PALLI" w:date="2015-02-03T21:52:00Z"/>
          <w:rFonts w:ascii="Candara" w:hAnsi="Candara"/>
          <w:lang w:val="en-IN" w:bidi="te-IN"/>
          <w:rPrChange w:id="167" w:author="SATISH PALLI" w:date="2015-02-03T21:52:00Z">
            <w:rPr>
              <w:ins w:id="168" w:author="SATISH PALLI" w:date="2015-02-03T21:52:00Z"/>
              <w:lang w:val="en-IN" w:bidi="te-IN"/>
            </w:rPr>
          </w:rPrChange>
        </w:rPr>
        <w:pPrChange w:id="169" w:author="SATISH PALLI" w:date="2015-02-03T21:52:00Z">
          <w:pPr>
            <w:ind w:left="709"/>
          </w:pPr>
        </w:pPrChange>
      </w:pPr>
      <w:ins w:id="170" w:author="SATISH PALLI" w:date="2015-02-03T21:52:00Z">
        <w:r w:rsidRPr="00254B7E">
          <w:rPr>
            <w:rFonts w:ascii="Candara" w:hAnsi="Candara"/>
            <w:lang w:val="en-IN" w:bidi="te-IN"/>
            <w:rPrChange w:id="171" w:author="SATISH PALLI" w:date="2015-02-03T21:52:00Z">
              <w:rPr>
                <w:lang w:val="en-IN" w:bidi="te-IN"/>
              </w:rPr>
            </w:rPrChange>
          </w:rPr>
          <w:t>Completed</w:t>
        </w:r>
      </w:ins>
    </w:p>
    <w:p w:rsidR="00000000" w:rsidRDefault="00254B7E">
      <w:pPr>
        <w:pStyle w:val="ListParagraph"/>
        <w:numPr>
          <w:ilvl w:val="0"/>
          <w:numId w:val="48"/>
        </w:numPr>
        <w:rPr>
          <w:ins w:id="172" w:author="SATISH PALLI" w:date="2015-02-03T21:52:00Z"/>
          <w:rFonts w:ascii="Candara" w:hAnsi="Candara"/>
          <w:lang w:val="en-IN" w:bidi="te-IN"/>
          <w:rPrChange w:id="173" w:author="SATISH PALLI" w:date="2015-02-03T21:52:00Z">
            <w:rPr>
              <w:ins w:id="174" w:author="SATISH PALLI" w:date="2015-02-03T21:52:00Z"/>
              <w:lang w:val="en-IN" w:bidi="te-IN"/>
            </w:rPr>
          </w:rPrChange>
        </w:rPr>
        <w:pPrChange w:id="175" w:author="SATISH PALLI" w:date="2015-02-03T21:52:00Z">
          <w:pPr>
            <w:ind w:left="709"/>
          </w:pPr>
        </w:pPrChange>
      </w:pPr>
      <w:ins w:id="176" w:author="SATISH PALLI" w:date="2015-02-03T21:52:00Z">
        <w:r w:rsidRPr="00254B7E">
          <w:rPr>
            <w:rFonts w:ascii="Candara" w:hAnsi="Candara"/>
            <w:lang w:val="en-IN" w:bidi="te-IN"/>
            <w:rPrChange w:id="177" w:author="SATISH PALLI" w:date="2015-02-03T21:52:00Z">
              <w:rPr>
                <w:lang w:val="en-IN" w:bidi="te-IN"/>
              </w:rPr>
            </w:rPrChange>
          </w:rPr>
          <w:t>Stopped</w:t>
        </w:r>
      </w:ins>
    </w:p>
    <w:p w:rsidR="00000000" w:rsidRDefault="00254B7E">
      <w:pPr>
        <w:pStyle w:val="ListParagraph"/>
        <w:numPr>
          <w:ilvl w:val="0"/>
          <w:numId w:val="48"/>
        </w:numPr>
        <w:rPr>
          <w:ins w:id="178" w:author="SATISH PALLI" w:date="2015-02-03T21:50:00Z"/>
          <w:rFonts w:ascii="Candara" w:hAnsi="Candara"/>
          <w:lang w:val="en-IN" w:bidi="te-IN"/>
          <w:rPrChange w:id="179" w:author="SATISH PALLI" w:date="2015-02-03T21:52:00Z">
            <w:rPr>
              <w:ins w:id="180" w:author="SATISH PALLI" w:date="2015-02-03T21:50:00Z"/>
              <w:lang w:val="en-IN" w:bidi="te-IN"/>
            </w:rPr>
          </w:rPrChange>
        </w:rPr>
        <w:pPrChange w:id="181" w:author="SATISH PALLI" w:date="2015-02-03T21:52:00Z">
          <w:pPr>
            <w:ind w:left="709"/>
          </w:pPr>
        </w:pPrChange>
      </w:pPr>
      <w:ins w:id="182" w:author="SATISH PALLI" w:date="2015-02-03T21:52:00Z">
        <w:r w:rsidRPr="00254B7E">
          <w:rPr>
            <w:rFonts w:ascii="Candara" w:hAnsi="Candara"/>
            <w:lang w:val="en-IN" w:bidi="te-IN"/>
            <w:rPrChange w:id="183" w:author="SATISH PALLI" w:date="2015-02-03T21:52:00Z">
              <w:rPr>
                <w:lang w:val="en-IN" w:bidi="te-IN"/>
              </w:rPr>
            </w:rPrChange>
          </w:rPr>
          <w:t>All</w:t>
        </w:r>
      </w:ins>
    </w:p>
    <w:p w:rsidR="00491DC6" w:rsidRDefault="005F5CA5" w:rsidP="00F0484B">
      <w:pPr>
        <w:ind w:left="709"/>
        <w:rPr>
          <w:ins w:id="184" w:author="SATISH PALLI" w:date="2015-02-03T21:50:00Z"/>
          <w:rFonts w:ascii="Candara" w:hAnsi="Candara"/>
          <w:lang w:val="en-IN" w:bidi="te-IN"/>
        </w:rPr>
      </w:pPr>
      <w:ins w:id="185" w:author="SATISH PALLI" w:date="2015-02-03T21:53:00Z">
        <w:r>
          <w:rPr>
            <w:rFonts w:ascii="Candara" w:hAnsi="Candara"/>
            <w:lang w:val="en-IN" w:bidi="te-IN"/>
          </w:rPr>
          <w:t>Mock Screen:</w:t>
        </w:r>
      </w:ins>
      <w:ins w:id="186" w:author="SATISH PALLI" w:date="2015-02-03T21:51:00Z">
        <w:r w:rsidR="00491DC6">
          <w:rPr>
            <w:rFonts w:ascii="Candara" w:hAnsi="Candara"/>
            <w:lang w:val="en-IN" w:bidi="te-IN"/>
          </w:rPr>
          <w:tab/>
        </w:r>
      </w:ins>
    </w:p>
    <w:p w:rsidR="00C34628" w:rsidRDefault="00C43C73" w:rsidP="00F0484B">
      <w:pPr>
        <w:ind w:left="709"/>
        <w:rPr>
          <w:ins w:id="187" w:author="SATISH PALLI" w:date="2015-02-03T21:57:00Z"/>
          <w:rFonts w:ascii="Candara" w:hAnsi="Candara"/>
          <w:lang w:val="en-IN" w:bidi="te-IN"/>
        </w:rPr>
      </w:pPr>
      <w:commentRangeStart w:id="188"/>
      <w:r>
        <w:rPr>
          <w:rFonts w:ascii="Candara" w:hAnsi="Candara"/>
          <w:noProof/>
        </w:rPr>
        <w:drawing>
          <wp:inline distT="0" distB="0" distL="0" distR="0">
            <wp:extent cx="5219700" cy="32804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3280466"/>
                    </a:xfrm>
                    <a:prstGeom prst="rect">
                      <a:avLst/>
                    </a:prstGeom>
                    <a:noFill/>
                    <a:ln>
                      <a:noFill/>
                    </a:ln>
                  </pic:spPr>
                </pic:pic>
              </a:graphicData>
            </a:graphic>
          </wp:inline>
        </w:drawing>
      </w:r>
      <w:commentRangeEnd w:id="188"/>
      <w:r w:rsidR="00A54992">
        <w:rPr>
          <w:rStyle w:val="CommentReference"/>
        </w:rPr>
        <w:commentReference w:id="188"/>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13"/>
        <w:gridCol w:w="1997"/>
        <w:gridCol w:w="2552"/>
        <w:gridCol w:w="3334"/>
      </w:tblGrid>
      <w:tr w:rsidR="00C34628" w:rsidRPr="003E2C3B" w:rsidTr="0044590A">
        <w:trPr>
          <w:trHeight w:val="503"/>
          <w:jc w:val="center"/>
          <w:ins w:id="189" w:author="SATISH PALLI" w:date="2015-02-03T21:57:00Z"/>
        </w:trPr>
        <w:tc>
          <w:tcPr>
            <w:tcW w:w="6062" w:type="dxa"/>
            <w:gridSpan w:val="3"/>
            <w:tcBorders>
              <w:top w:val="nil"/>
              <w:left w:val="nil"/>
              <w:bottom w:val="single" w:sz="4" w:space="0" w:color="auto"/>
              <w:right w:val="nil"/>
            </w:tcBorders>
            <w:shd w:val="clear" w:color="auto" w:fill="auto"/>
            <w:vAlign w:val="bottom"/>
          </w:tcPr>
          <w:p w:rsidR="00C34628" w:rsidRPr="00980B39" w:rsidRDefault="00C34628" w:rsidP="0044590A">
            <w:pPr>
              <w:pStyle w:val="Quote"/>
              <w:rPr>
                <w:ins w:id="190" w:author="SATISH PALLI" w:date="2015-02-03T21:57:00Z"/>
                <w:rFonts w:ascii="Candara" w:hAnsi="Candara"/>
              </w:rPr>
            </w:pPr>
            <w:ins w:id="191" w:author="SATISH PALLI" w:date="2015-02-03T21:57:00Z">
              <w:r w:rsidRPr="003E2C3B">
                <w:rPr>
                  <w:rFonts w:ascii="Candara" w:hAnsi="Candara"/>
                </w:rPr>
                <w:t>Screen field details:</w:t>
              </w:r>
            </w:ins>
          </w:p>
        </w:tc>
        <w:tc>
          <w:tcPr>
            <w:tcW w:w="3334" w:type="dxa"/>
            <w:tcBorders>
              <w:top w:val="nil"/>
              <w:left w:val="nil"/>
              <w:right w:val="nil"/>
            </w:tcBorders>
            <w:shd w:val="clear" w:color="auto" w:fill="auto"/>
            <w:vAlign w:val="bottom"/>
          </w:tcPr>
          <w:p w:rsidR="00C34628" w:rsidRPr="003E2C3B" w:rsidRDefault="00C34628" w:rsidP="0044590A">
            <w:pPr>
              <w:tabs>
                <w:tab w:val="left" w:pos="1668"/>
              </w:tabs>
              <w:spacing w:line="240" w:lineRule="auto"/>
              <w:jc w:val="right"/>
              <w:rPr>
                <w:ins w:id="192" w:author="SATISH PALLI" w:date="2015-02-03T21:57:00Z"/>
                <w:rFonts w:ascii="Candara" w:hAnsi="Candara" w:cs="Calibri"/>
                <w:sz w:val="20"/>
                <w:szCs w:val="20"/>
              </w:rPr>
            </w:pPr>
            <w:ins w:id="193" w:author="SATISH PALLI" w:date="2015-02-03T21:57:00Z">
              <w:r w:rsidRPr="003E2C3B">
                <w:rPr>
                  <w:rFonts w:ascii="Candara" w:hAnsi="Candara" w:cs="Calibri"/>
                  <w:sz w:val="20"/>
                  <w:szCs w:val="20"/>
                </w:rPr>
                <w:t>*FT = Field Type</w:t>
              </w:r>
              <w:r w:rsidRPr="003E2C3B">
                <w:rPr>
                  <w:rFonts w:ascii="Candara" w:hAnsi="Candara" w:cs="Calibri"/>
                  <w:sz w:val="20"/>
                  <w:szCs w:val="20"/>
                </w:rPr>
                <w:br/>
                <w:t>*DT= Data Type</w:t>
              </w:r>
            </w:ins>
          </w:p>
        </w:tc>
      </w:tr>
      <w:tr w:rsidR="00C34628" w:rsidRPr="003E2C3B" w:rsidTr="0044590A">
        <w:trPr>
          <w:trHeight w:val="376"/>
          <w:jc w:val="center"/>
          <w:ins w:id="194" w:author="SATISH PALLI" w:date="2015-02-03T21:57:00Z"/>
        </w:trPr>
        <w:tc>
          <w:tcPr>
            <w:tcW w:w="1513" w:type="dxa"/>
            <w:tcBorders>
              <w:top w:val="single" w:sz="4" w:space="0" w:color="auto"/>
            </w:tcBorders>
            <w:shd w:val="clear" w:color="auto" w:fill="8DB3E2"/>
            <w:vAlign w:val="center"/>
          </w:tcPr>
          <w:p w:rsidR="00C34628" w:rsidRPr="003E2C3B" w:rsidRDefault="00C34628" w:rsidP="0044590A">
            <w:pPr>
              <w:spacing w:after="0"/>
              <w:jc w:val="center"/>
              <w:rPr>
                <w:ins w:id="195" w:author="SATISH PALLI" w:date="2015-02-03T21:57:00Z"/>
                <w:rFonts w:ascii="Candara" w:hAnsi="Candara" w:cs="Calibri"/>
                <w:b/>
                <w:bCs/>
                <w:sz w:val="20"/>
                <w:szCs w:val="20"/>
              </w:rPr>
            </w:pPr>
            <w:ins w:id="196" w:author="SATISH PALLI" w:date="2015-02-03T21:57:00Z">
              <w:r w:rsidRPr="003E2C3B">
                <w:rPr>
                  <w:rFonts w:ascii="Candara" w:hAnsi="Candara" w:cs="Calibri"/>
                  <w:b/>
                  <w:bCs/>
                  <w:sz w:val="20"/>
                  <w:szCs w:val="20"/>
                </w:rPr>
                <w:t>Field</w:t>
              </w:r>
            </w:ins>
          </w:p>
        </w:tc>
        <w:tc>
          <w:tcPr>
            <w:tcW w:w="1997" w:type="dxa"/>
            <w:tcBorders>
              <w:top w:val="single" w:sz="4" w:space="0" w:color="auto"/>
            </w:tcBorders>
            <w:shd w:val="clear" w:color="auto" w:fill="8DB3E2"/>
            <w:vAlign w:val="center"/>
          </w:tcPr>
          <w:p w:rsidR="00C34628" w:rsidRPr="003E2C3B" w:rsidRDefault="00C34628" w:rsidP="0044590A">
            <w:pPr>
              <w:spacing w:after="0"/>
              <w:jc w:val="center"/>
              <w:rPr>
                <w:ins w:id="197" w:author="SATISH PALLI" w:date="2015-02-03T21:57:00Z"/>
                <w:rFonts w:ascii="Candara" w:hAnsi="Candara" w:cs="Calibri"/>
                <w:b/>
                <w:bCs/>
                <w:sz w:val="20"/>
                <w:szCs w:val="20"/>
              </w:rPr>
            </w:pPr>
            <w:ins w:id="198" w:author="SATISH PALLI" w:date="2015-02-03T21:57:00Z">
              <w:r w:rsidRPr="003E2C3B">
                <w:rPr>
                  <w:rFonts w:ascii="Candara" w:hAnsi="Candara" w:cs="Calibri"/>
                  <w:b/>
                  <w:bCs/>
                  <w:sz w:val="20"/>
                  <w:szCs w:val="20"/>
                </w:rPr>
                <w:t>Type</w:t>
              </w:r>
            </w:ins>
          </w:p>
        </w:tc>
        <w:tc>
          <w:tcPr>
            <w:tcW w:w="2552" w:type="dxa"/>
            <w:tcBorders>
              <w:top w:val="single" w:sz="4" w:space="0" w:color="auto"/>
            </w:tcBorders>
            <w:shd w:val="clear" w:color="auto" w:fill="8DB3E2"/>
            <w:vAlign w:val="center"/>
          </w:tcPr>
          <w:p w:rsidR="00C34628" w:rsidRPr="003E2C3B" w:rsidRDefault="00C34628" w:rsidP="0044590A">
            <w:pPr>
              <w:spacing w:after="0"/>
              <w:jc w:val="center"/>
              <w:rPr>
                <w:ins w:id="199" w:author="SATISH PALLI" w:date="2015-02-03T21:57:00Z"/>
                <w:rFonts w:ascii="Candara" w:hAnsi="Candara" w:cs="Calibri"/>
                <w:b/>
                <w:bCs/>
                <w:sz w:val="20"/>
                <w:szCs w:val="20"/>
              </w:rPr>
            </w:pPr>
            <w:ins w:id="200" w:author="SATISH PALLI" w:date="2015-02-03T21:57:00Z">
              <w:r w:rsidRPr="003E2C3B">
                <w:rPr>
                  <w:rFonts w:ascii="Candara" w:hAnsi="Candara" w:cs="Calibri"/>
                  <w:b/>
                  <w:bCs/>
                  <w:sz w:val="20"/>
                  <w:szCs w:val="20"/>
                </w:rPr>
                <w:t>Validation/Restrictions</w:t>
              </w:r>
            </w:ins>
          </w:p>
        </w:tc>
        <w:tc>
          <w:tcPr>
            <w:tcW w:w="3334" w:type="dxa"/>
            <w:shd w:val="clear" w:color="auto" w:fill="8DB3E2"/>
            <w:vAlign w:val="center"/>
          </w:tcPr>
          <w:p w:rsidR="00C34628" w:rsidRPr="003E2C3B" w:rsidRDefault="00C34628" w:rsidP="0044590A">
            <w:pPr>
              <w:spacing w:after="0" w:line="240" w:lineRule="auto"/>
              <w:jc w:val="center"/>
              <w:rPr>
                <w:ins w:id="201" w:author="SATISH PALLI" w:date="2015-02-03T21:57:00Z"/>
                <w:rFonts w:ascii="Candara" w:hAnsi="Candara" w:cs="Calibri"/>
                <w:b/>
                <w:bCs/>
                <w:sz w:val="20"/>
                <w:szCs w:val="20"/>
              </w:rPr>
            </w:pPr>
            <w:ins w:id="202" w:author="SATISH PALLI" w:date="2015-02-03T21:57:00Z">
              <w:r w:rsidRPr="003E2C3B">
                <w:rPr>
                  <w:rFonts w:ascii="Candara" w:hAnsi="Candara" w:cs="Calibri"/>
                  <w:b/>
                  <w:bCs/>
                  <w:sz w:val="20"/>
                  <w:szCs w:val="20"/>
                </w:rPr>
                <w:t>Description</w:t>
              </w:r>
            </w:ins>
          </w:p>
        </w:tc>
      </w:tr>
      <w:tr w:rsidR="00C34628" w:rsidRPr="003E2C3B" w:rsidTr="0044590A">
        <w:trPr>
          <w:trHeight w:val="383"/>
          <w:jc w:val="center"/>
          <w:ins w:id="203" w:author="SATISH PALLI" w:date="2015-02-03T21:57:00Z"/>
        </w:trPr>
        <w:tc>
          <w:tcPr>
            <w:tcW w:w="1513" w:type="dxa"/>
          </w:tcPr>
          <w:p w:rsidR="00C34628" w:rsidRPr="003E2C3B" w:rsidRDefault="00EB2853" w:rsidP="0044590A">
            <w:pPr>
              <w:spacing w:after="0"/>
              <w:rPr>
                <w:ins w:id="204" w:author="SATISH PALLI" w:date="2015-02-03T21:57:00Z"/>
                <w:rFonts w:ascii="Candara" w:hAnsi="Candara" w:cs="Calibri"/>
                <w:sz w:val="20"/>
                <w:szCs w:val="20"/>
              </w:rPr>
            </w:pPr>
            <w:ins w:id="205" w:author="SATISH PALLI" w:date="2015-02-03T21:58:00Z">
              <w:r>
                <w:rPr>
                  <w:rFonts w:ascii="Candara" w:hAnsi="Candara" w:cs="Calibri"/>
                  <w:sz w:val="20"/>
                  <w:szCs w:val="20"/>
                </w:rPr>
                <w:t>Activity Type</w:t>
              </w:r>
            </w:ins>
          </w:p>
        </w:tc>
        <w:tc>
          <w:tcPr>
            <w:tcW w:w="1997" w:type="dxa"/>
          </w:tcPr>
          <w:p w:rsidR="00C34628" w:rsidRPr="003E2C3B" w:rsidRDefault="00EB2853" w:rsidP="0044590A">
            <w:pPr>
              <w:spacing w:after="0"/>
              <w:rPr>
                <w:ins w:id="206" w:author="SATISH PALLI" w:date="2015-02-03T21:57:00Z"/>
                <w:rFonts w:ascii="Candara" w:hAnsi="Candara" w:cs="Calibri"/>
                <w:sz w:val="20"/>
                <w:szCs w:val="20"/>
              </w:rPr>
            </w:pPr>
            <w:ins w:id="207" w:author="SATISH PALLI" w:date="2015-02-03T21:58:00Z">
              <w:r>
                <w:rPr>
                  <w:rFonts w:ascii="Candara" w:hAnsi="Candara" w:cs="Calibri"/>
                  <w:sz w:val="20"/>
                  <w:szCs w:val="20"/>
                </w:rPr>
                <w:t>FT: Dropdown List</w:t>
              </w:r>
            </w:ins>
          </w:p>
        </w:tc>
        <w:tc>
          <w:tcPr>
            <w:tcW w:w="2552" w:type="dxa"/>
          </w:tcPr>
          <w:p w:rsidR="00C34628" w:rsidRPr="003E2C3B" w:rsidRDefault="00EB2853" w:rsidP="0044590A">
            <w:pPr>
              <w:spacing w:after="0"/>
              <w:rPr>
                <w:ins w:id="208" w:author="SATISH PALLI" w:date="2015-02-03T21:57:00Z"/>
                <w:rFonts w:ascii="Candara" w:hAnsi="Candara" w:cs="Calibri"/>
                <w:sz w:val="20"/>
                <w:szCs w:val="20"/>
              </w:rPr>
            </w:pPr>
            <w:ins w:id="209" w:author="SATISH PALLI" w:date="2015-02-03T21:58:00Z">
              <w:r>
                <w:rPr>
                  <w:rFonts w:ascii="Candara" w:hAnsi="Candara" w:cs="Calibri"/>
                  <w:sz w:val="20"/>
                  <w:szCs w:val="20"/>
                </w:rPr>
                <w:t>NA</w:t>
              </w:r>
            </w:ins>
          </w:p>
        </w:tc>
        <w:tc>
          <w:tcPr>
            <w:tcW w:w="3334" w:type="dxa"/>
          </w:tcPr>
          <w:p w:rsidR="00000000" w:rsidRDefault="00254B7E">
            <w:pPr>
              <w:pStyle w:val="ListParagraph"/>
              <w:numPr>
                <w:ilvl w:val="0"/>
                <w:numId w:val="49"/>
              </w:numPr>
              <w:spacing w:after="0"/>
              <w:ind w:left="328"/>
              <w:rPr>
                <w:ins w:id="210" w:author="SATISH PALLI" w:date="2015-02-03T21:58:00Z"/>
                <w:rFonts w:ascii="Candara" w:hAnsi="Candara" w:cs="Calibri"/>
                <w:sz w:val="20"/>
                <w:szCs w:val="20"/>
                <w:rPrChange w:id="211" w:author="SATISH PALLI" w:date="2015-02-03T21:59:00Z">
                  <w:rPr>
                    <w:ins w:id="212" w:author="SATISH PALLI" w:date="2015-02-03T21:58:00Z"/>
                  </w:rPr>
                </w:rPrChange>
              </w:rPr>
              <w:pPrChange w:id="213" w:author="SATISH PALLI" w:date="2015-02-03T21:59:00Z">
                <w:pPr>
                  <w:spacing w:after="0"/>
                </w:pPr>
              </w:pPrChange>
            </w:pPr>
            <w:ins w:id="214" w:author="SATISH PALLI" w:date="2015-02-03T21:58:00Z">
              <w:r w:rsidRPr="00254B7E">
                <w:rPr>
                  <w:rFonts w:ascii="Candara" w:hAnsi="Candara" w:cs="Calibri"/>
                  <w:sz w:val="20"/>
                  <w:szCs w:val="20"/>
                  <w:rPrChange w:id="215" w:author="SATISH PALLI" w:date="2015-02-03T21:59:00Z">
                    <w:rPr/>
                  </w:rPrChange>
                </w:rPr>
                <w:t>Displays list of activity types.</w:t>
              </w:r>
            </w:ins>
          </w:p>
          <w:p w:rsidR="00000000" w:rsidRDefault="00254B7E">
            <w:pPr>
              <w:pStyle w:val="ListParagraph"/>
              <w:numPr>
                <w:ilvl w:val="0"/>
                <w:numId w:val="49"/>
              </w:numPr>
              <w:spacing w:after="0"/>
              <w:ind w:left="328"/>
              <w:rPr>
                <w:ins w:id="216" w:author="SATISH PALLI" w:date="2015-02-03T21:57:00Z"/>
                <w:rFonts w:ascii="Candara" w:hAnsi="Candara" w:cs="Calibri"/>
                <w:sz w:val="20"/>
                <w:szCs w:val="20"/>
                <w:rPrChange w:id="217" w:author="SATISH PALLI" w:date="2015-02-03T21:59:00Z">
                  <w:rPr>
                    <w:ins w:id="218" w:author="SATISH PALLI" w:date="2015-02-03T21:57:00Z"/>
                  </w:rPr>
                </w:rPrChange>
              </w:rPr>
              <w:pPrChange w:id="219" w:author="SATISH PALLI" w:date="2015-02-03T21:59:00Z">
                <w:pPr>
                  <w:spacing w:after="0"/>
                </w:pPr>
              </w:pPrChange>
            </w:pPr>
            <w:ins w:id="220" w:author="SATISH PALLI" w:date="2015-02-03T21:59:00Z">
              <w:r w:rsidRPr="00254B7E">
                <w:rPr>
                  <w:rFonts w:ascii="Candara" w:hAnsi="Candara" w:cs="Calibri"/>
                  <w:sz w:val="20"/>
                  <w:szCs w:val="20"/>
                  <w:rPrChange w:id="221" w:author="SATISH PALLI" w:date="2015-02-03T21:59:00Z">
                    <w:rPr/>
                  </w:rPrChange>
                </w:rPr>
                <w:t>Default activity type is “All”</w:t>
              </w:r>
            </w:ins>
          </w:p>
        </w:tc>
      </w:tr>
      <w:tr w:rsidR="00C34628" w:rsidRPr="003E2C3B" w:rsidTr="0044590A">
        <w:trPr>
          <w:jc w:val="center"/>
          <w:ins w:id="222" w:author="SATISH PALLI" w:date="2015-02-03T21:57:00Z"/>
        </w:trPr>
        <w:tc>
          <w:tcPr>
            <w:tcW w:w="1513" w:type="dxa"/>
          </w:tcPr>
          <w:p w:rsidR="00C34628" w:rsidRPr="003E2C3B" w:rsidRDefault="00C34628" w:rsidP="0044590A">
            <w:pPr>
              <w:spacing w:after="0"/>
              <w:rPr>
                <w:ins w:id="223" w:author="SATISH PALLI" w:date="2015-02-03T21:57:00Z"/>
                <w:rFonts w:ascii="Candara" w:hAnsi="Candara" w:cs="Calibri"/>
                <w:sz w:val="20"/>
                <w:szCs w:val="20"/>
              </w:rPr>
            </w:pPr>
          </w:p>
        </w:tc>
        <w:tc>
          <w:tcPr>
            <w:tcW w:w="1997" w:type="dxa"/>
          </w:tcPr>
          <w:p w:rsidR="00C34628" w:rsidRPr="003E2C3B" w:rsidRDefault="00C34628" w:rsidP="0044590A">
            <w:pPr>
              <w:spacing w:after="0"/>
              <w:rPr>
                <w:ins w:id="224" w:author="SATISH PALLI" w:date="2015-02-03T21:57:00Z"/>
                <w:rFonts w:ascii="Candara" w:hAnsi="Candara" w:cs="Calibri"/>
                <w:sz w:val="20"/>
                <w:szCs w:val="20"/>
              </w:rPr>
            </w:pPr>
          </w:p>
        </w:tc>
        <w:tc>
          <w:tcPr>
            <w:tcW w:w="2552" w:type="dxa"/>
          </w:tcPr>
          <w:p w:rsidR="00C34628" w:rsidRPr="003E2C3B" w:rsidRDefault="00C34628" w:rsidP="0044590A">
            <w:pPr>
              <w:spacing w:after="0"/>
              <w:rPr>
                <w:ins w:id="225" w:author="SATISH PALLI" w:date="2015-02-03T21:57:00Z"/>
                <w:rFonts w:ascii="Candara" w:hAnsi="Candara" w:cs="Calibri"/>
                <w:sz w:val="20"/>
                <w:szCs w:val="20"/>
              </w:rPr>
            </w:pPr>
          </w:p>
        </w:tc>
        <w:tc>
          <w:tcPr>
            <w:tcW w:w="3334" w:type="dxa"/>
          </w:tcPr>
          <w:p w:rsidR="00C34628" w:rsidRPr="003E2C3B" w:rsidRDefault="00C34628" w:rsidP="0044590A">
            <w:pPr>
              <w:spacing w:after="0"/>
              <w:rPr>
                <w:ins w:id="226" w:author="SATISH PALLI" w:date="2015-02-03T21:57:00Z"/>
                <w:rFonts w:ascii="Candara" w:hAnsi="Candara" w:cs="Calibri"/>
                <w:sz w:val="20"/>
                <w:szCs w:val="20"/>
              </w:rPr>
            </w:pPr>
          </w:p>
        </w:tc>
      </w:tr>
      <w:tr w:rsidR="00C34628" w:rsidRPr="003E2C3B" w:rsidTr="0044590A">
        <w:trPr>
          <w:jc w:val="center"/>
          <w:ins w:id="227" w:author="SATISH PALLI" w:date="2015-02-03T21:57:00Z"/>
        </w:trPr>
        <w:tc>
          <w:tcPr>
            <w:tcW w:w="1513" w:type="dxa"/>
          </w:tcPr>
          <w:p w:rsidR="00C34628" w:rsidRPr="003E2C3B" w:rsidRDefault="00C34628" w:rsidP="0044590A">
            <w:pPr>
              <w:spacing w:after="0"/>
              <w:rPr>
                <w:ins w:id="228" w:author="SATISH PALLI" w:date="2015-02-03T21:57:00Z"/>
                <w:rFonts w:ascii="Candara" w:hAnsi="Candara" w:cs="Calibri"/>
                <w:sz w:val="20"/>
                <w:szCs w:val="20"/>
              </w:rPr>
            </w:pPr>
          </w:p>
        </w:tc>
        <w:tc>
          <w:tcPr>
            <w:tcW w:w="1997" w:type="dxa"/>
          </w:tcPr>
          <w:p w:rsidR="00C34628" w:rsidRPr="003E2C3B" w:rsidRDefault="00C34628" w:rsidP="0044590A">
            <w:pPr>
              <w:spacing w:after="0"/>
              <w:rPr>
                <w:ins w:id="229" w:author="SATISH PALLI" w:date="2015-02-03T21:57:00Z"/>
                <w:rFonts w:ascii="Candara" w:hAnsi="Candara" w:cs="Calibri"/>
                <w:sz w:val="20"/>
                <w:szCs w:val="20"/>
              </w:rPr>
            </w:pPr>
          </w:p>
        </w:tc>
        <w:tc>
          <w:tcPr>
            <w:tcW w:w="2552" w:type="dxa"/>
          </w:tcPr>
          <w:p w:rsidR="00C34628" w:rsidRPr="003E2C3B" w:rsidRDefault="00C34628" w:rsidP="0044590A">
            <w:pPr>
              <w:spacing w:after="0"/>
              <w:rPr>
                <w:ins w:id="230" w:author="SATISH PALLI" w:date="2015-02-03T21:57:00Z"/>
                <w:rFonts w:ascii="Candara" w:hAnsi="Candara" w:cs="Calibri"/>
                <w:sz w:val="20"/>
                <w:szCs w:val="20"/>
              </w:rPr>
            </w:pPr>
          </w:p>
        </w:tc>
        <w:tc>
          <w:tcPr>
            <w:tcW w:w="3334" w:type="dxa"/>
          </w:tcPr>
          <w:p w:rsidR="00C34628" w:rsidRPr="003E2C3B" w:rsidRDefault="00C34628" w:rsidP="0044590A">
            <w:pPr>
              <w:spacing w:after="0"/>
              <w:rPr>
                <w:ins w:id="231" w:author="SATISH PALLI" w:date="2015-02-03T21:57:00Z"/>
                <w:rFonts w:ascii="Candara" w:hAnsi="Candara" w:cs="Calibri"/>
                <w:sz w:val="20"/>
                <w:szCs w:val="20"/>
              </w:rPr>
            </w:pPr>
          </w:p>
        </w:tc>
      </w:tr>
      <w:tr w:rsidR="00C34628" w:rsidRPr="003E2C3B" w:rsidTr="0044590A">
        <w:trPr>
          <w:jc w:val="center"/>
          <w:ins w:id="232" w:author="SATISH PALLI" w:date="2015-02-03T21:57:00Z"/>
        </w:trPr>
        <w:tc>
          <w:tcPr>
            <w:tcW w:w="1513" w:type="dxa"/>
          </w:tcPr>
          <w:p w:rsidR="00C34628" w:rsidRPr="003E2C3B" w:rsidRDefault="00C34628" w:rsidP="0044590A">
            <w:pPr>
              <w:spacing w:after="0"/>
              <w:rPr>
                <w:ins w:id="233" w:author="SATISH PALLI" w:date="2015-02-03T21:57:00Z"/>
                <w:rFonts w:ascii="Candara" w:hAnsi="Candara" w:cs="Calibri"/>
                <w:sz w:val="20"/>
                <w:szCs w:val="20"/>
              </w:rPr>
            </w:pPr>
          </w:p>
        </w:tc>
        <w:tc>
          <w:tcPr>
            <w:tcW w:w="1997" w:type="dxa"/>
          </w:tcPr>
          <w:p w:rsidR="00C34628" w:rsidRPr="003E2C3B" w:rsidRDefault="00C34628" w:rsidP="0044590A">
            <w:pPr>
              <w:spacing w:after="0"/>
              <w:rPr>
                <w:ins w:id="234" w:author="SATISH PALLI" w:date="2015-02-03T21:57:00Z"/>
                <w:rFonts w:ascii="Candara" w:hAnsi="Candara" w:cs="Calibri"/>
                <w:sz w:val="20"/>
                <w:szCs w:val="20"/>
              </w:rPr>
            </w:pPr>
          </w:p>
        </w:tc>
        <w:tc>
          <w:tcPr>
            <w:tcW w:w="2552" w:type="dxa"/>
          </w:tcPr>
          <w:p w:rsidR="00C34628" w:rsidRPr="003E2C3B" w:rsidRDefault="00C34628" w:rsidP="0044590A">
            <w:pPr>
              <w:spacing w:after="0"/>
              <w:rPr>
                <w:ins w:id="235" w:author="SATISH PALLI" w:date="2015-02-03T21:57:00Z"/>
                <w:rFonts w:ascii="Candara" w:hAnsi="Candara" w:cs="Calibri"/>
                <w:sz w:val="20"/>
                <w:szCs w:val="20"/>
              </w:rPr>
            </w:pPr>
          </w:p>
        </w:tc>
        <w:tc>
          <w:tcPr>
            <w:tcW w:w="3334" w:type="dxa"/>
          </w:tcPr>
          <w:p w:rsidR="00C34628" w:rsidRPr="003E2C3B" w:rsidRDefault="00C34628" w:rsidP="0044590A">
            <w:pPr>
              <w:spacing w:after="0"/>
              <w:rPr>
                <w:ins w:id="236" w:author="SATISH PALLI" w:date="2015-02-03T21:57:00Z"/>
                <w:rFonts w:ascii="Candara" w:hAnsi="Candara" w:cs="Calibri"/>
                <w:sz w:val="20"/>
                <w:szCs w:val="20"/>
              </w:rPr>
            </w:pPr>
          </w:p>
        </w:tc>
      </w:tr>
      <w:tr w:rsidR="00C34628" w:rsidRPr="003E2C3B" w:rsidTr="0044590A">
        <w:trPr>
          <w:jc w:val="center"/>
          <w:ins w:id="237" w:author="SATISH PALLI" w:date="2015-02-03T21:57:00Z"/>
        </w:trPr>
        <w:tc>
          <w:tcPr>
            <w:tcW w:w="1513" w:type="dxa"/>
          </w:tcPr>
          <w:p w:rsidR="00C34628" w:rsidRPr="003E2C3B" w:rsidRDefault="00C34628" w:rsidP="0044590A">
            <w:pPr>
              <w:spacing w:after="0"/>
              <w:rPr>
                <w:ins w:id="238" w:author="SATISH PALLI" w:date="2015-02-03T21:57:00Z"/>
                <w:rFonts w:ascii="Candara" w:hAnsi="Candara" w:cs="Calibri"/>
                <w:sz w:val="20"/>
                <w:szCs w:val="20"/>
              </w:rPr>
            </w:pPr>
          </w:p>
        </w:tc>
        <w:tc>
          <w:tcPr>
            <w:tcW w:w="1997" w:type="dxa"/>
          </w:tcPr>
          <w:p w:rsidR="00C34628" w:rsidRPr="003E2C3B" w:rsidRDefault="00C34628" w:rsidP="0044590A">
            <w:pPr>
              <w:spacing w:after="0"/>
              <w:rPr>
                <w:ins w:id="239" w:author="SATISH PALLI" w:date="2015-02-03T21:57:00Z"/>
                <w:rFonts w:ascii="Candara" w:hAnsi="Candara" w:cs="Calibri"/>
                <w:sz w:val="20"/>
                <w:szCs w:val="20"/>
              </w:rPr>
            </w:pPr>
          </w:p>
        </w:tc>
        <w:tc>
          <w:tcPr>
            <w:tcW w:w="2552" w:type="dxa"/>
          </w:tcPr>
          <w:p w:rsidR="00C34628" w:rsidRPr="003E2C3B" w:rsidRDefault="00C34628" w:rsidP="0044590A">
            <w:pPr>
              <w:spacing w:after="0"/>
              <w:rPr>
                <w:ins w:id="240" w:author="SATISH PALLI" w:date="2015-02-03T21:57:00Z"/>
                <w:rFonts w:ascii="Candara" w:hAnsi="Candara" w:cs="Calibri"/>
                <w:sz w:val="20"/>
                <w:szCs w:val="20"/>
              </w:rPr>
            </w:pPr>
          </w:p>
        </w:tc>
        <w:tc>
          <w:tcPr>
            <w:tcW w:w="3334" w:type="dxa"/>
          </w:tcPr>
          <w:p w:rsidR="00C34628" w:rsidRPr="003E2C3B" w:rsidRDefault="00C34628" w:rsidP="0044590A">
            <w:pPr>
              <w:spacing w:after="0"/>
              <w:rPr>
                <w:ins w:id="241" w:author="SATISH PALLI" w:date="2015-02-03T21:57:00Z"/>
                <w:rFonts w:ascii="Candara" w:hAnsi="Candara" w:cs="Calibri"/>
                <w:sz w:val="20"/>
                <w:szCs w:val="20"/>
              </w:rPr>
            </w:pPr>
          </w:p>
        </w:tc>
      </w:tr>
      <w:tr w:rsidR="00C34628" w:rsidRPr="003E2C3B" w:rsidTr="0044590A">
        <w:trPr>
          <w:jc w:val="center"/>
          <w:ins w:id="242" w:author="SATISH PALLI" w:date="2015-02-03T21:57:00Z"/>
        </w:trPr>
        <w:tc>
          <w:tcPr>
            <w:tcW w:w="9396" w:type="dxa"/>
            <w:gridSpan w:val="4"/>
          </w:tcPr>
          <w:p w:rsidR="00C34628" w:rsidRPr="00B975EC" w:rsidRDefault="00C34628" w:rsidP="00B975EC">
            <w:pPr>
              <w:spacing w:after="0"/>
              <w:jc w:val="center"/>
              <w:rPr>
                <w:ins w:id="243" w:author="SATISH PALLI" w:date="2015-02-03T21:57:00Z"/>
                <w:rFonts w:ascii="Candara" w:hAnsi="Candara" w:cs="Calibri"/>
                <w:b/>
                <w:bCs/>
                <w:sz w:val="24"/>
                <w:szCs w:val="24"/>
                <w:rPrChange w:id="244" w:author="SATISH PALLI" w:date="2015-02-03T22:00:00Z">
                  <w:rPr>
                    <w:ins w:id="245" w:author="SATISH PALLI" w:date="2015-02-03T21:57:00Z"/>
                    <w:rFonts w:ascii="Candara" w:hAnsi="Candara" w:cs="Calibri"/>
                    <w:b/>
                    <w:bCs/>
                    <w:sz w:val="20"/>
                    <w:szCs w:val="20"/>
                  </w:rPr>
                </w:rPrChange>
              </w:rPr>
            </w:pPr>
            <w:ins w:id="246" w:author="SATISH PALLI" w:date="2015-02-03T21:57:00Z">
              <w:r w:rsidRPr="003E2C3B">
                <w:rPr>
                  <w:rFonts w:ascii="Candara" w:hAnsi="Candara" w:cs="Calibri"/>
                  <w:b/>
                  <w:bCs/>
                  <w:sz w:val="24"/>
                  <w:szCs w:val="24"/>
                </w:rPr>
                <w:t>Action Items</w:t>
              </w:r>
            </w:ins>
          </w:p>
        </w:tc>
      </w:tr>
      <w:tr w:rsidR="00C34628" w:rsidRPr="003E2C3B" w:rsidTr="0044590A">
        <w:trPr>
          <w:jc w:val="center"/>
          <w:ins w:id="247" w:author="SATISH PALLI" w:date="2015-02-03T21:57:00Z"/>
        </w:trPr>
        <w:tc>
          <w:tcPr>
            <w:tcW w:w="9396" w:type="dxa"/>
            <w:gridSpan w:val="4"/>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91"/>
              <w:gridCol w:w="1673"/>
              <w:gridCol w:w="1418"/>
              <w:gridCol w:w="3783"/>
            </w:tblGrid>
            <w:tr w:rsidR="00C34628" w:rsidRPr="003E2C3B" w:rsidTr="0044590A">
              <w:trPr>
                <w:trHeight w:val="285"/>
                <w:ins w:id="248" w:author="SATISH PALLI" w:date="2015-02-03T21:57:00Z"/>
              </w:trPr>
              <w:tc>
                <w:tcPr>
                  <w:tcW w:w="2291" w:type="dxa"/>
                  <w:shd w:val="clear" w:color="auto" w:fill="76923C"/>
                  <w:vAlign w:val="center"/>
                </w:tcPr>
                <w:p w:rsidR="00C34628" w:rsidRPr="003E2C3B" w:rsidRDefault="00C34628" w:rsidP="0044590A">
                  <w:pPr>
                    <w:spacing w:after="0"/>
                    <w:jc w:val="center"/>
                    <w:rPr>
                      <w:ins w:id="249" w:author="SATISH PALLI" w:date="2015-02-03T21:57:00Z"/>
                      <w:rFonts w:ascii="Candara" w:hAnsi="Candara" w:cs="Calibri"/>
                      <w:b/>
                      <w:bCs/>
                      <w:sz w:val="20"/>
                      <w:szCs w:val="20"/>
                    </w:rPr>
                  </w:pPr>
                  <w:ins w:id="250" w:author="SATISH PALLI" w:date="2015-02-03T21:57:00Z">
                    <w:r w:rsidRPr="003E2C3B">
                      <w:rPr>
                        <w:rFonts w:ascii="Candara" w:hAnsi="Candara" w:cs="Calibri"/>
                        <w:b/>
                        <w:bCs/>
                        <w:sz w:val="20"/>
                        <w:szCs w:val="20"/>
                      </w:rPr>
                      <w:t>Control Name</w:t>
                    </w:r>
                  </w:ins>
                </w:p>
              </w:tc>
              <w:tc>
                <w:tcPr>
                  <w:tcW w:w="1673" w:type="dxa"/>
                  <w:shd w:val="clear" w:color="auto" w:fill="76923C"/>
                  <w:vAlign w:val="center"/>
                </w:tcPr>
                <w:p w:rsidR="00C34628" w:rsidRPr="003E2C3B" w:rsidRDefault="00C34628" w:rsidP="0044590A">
                  <w:pPr>
                    <w:jc w:val="center"/>
                    <w:rPr>
                      <w:ins w:id="251" w:author="SATISH PALLI" w:date="2015-02-03T21:57:00Z"/>
                      <w:rFonts w:ascii="Candara" w:hAnsi="Candara" w:cs="Calibri"/>
                      <w:b/>
                      <w:bCs/>
                      <w:sz w:val="20"/>
                      <w:szCs w:val="20"/>
                    </w:rPr>
                  </w:pPr>
                  <w:ins w:id="252" w:author="SATISH PALLI" w:date="2015-02-03T21:57:00Z">
                    <w:r w:rsidRPr="003E2C3B">
                      <w:rPr>
                        <w:rFonts w:ascii="Candara" w:hAnsi="Candara" w:cs="Calibri"/>
                        <w:b/>
                        <w:bCs/>
                        <w:sz w:val="20"/>
                        <w:szCs w:val="20"/>
                      </w:rPr>
                      <w:t>Control Type</w:t>
                    </w:r>
                  </w:ins>
                </w:p>
              </w:tc>
              <w:tc>
                <w:tcPr>
                  <w:tcW w:w="1418" w:type="dxa"/>
                  <w:shd w:val="clear" w:color="auto" w:fill="76923C"/>
                  <w:vAlign w:val="center"/>
                </w:tcPr>
                <w:p w:rsidR="00C34628" w:rsidRPr="003E2C3B" w:rsidRDefault="00C34628" w:rsidP="0044590A">
                  <w:pPr>
                    <w:jc w:val="center"/>
                    <w:rPr>
                      <w:ins w:id="253" w:author="SATISH PALLI" w:date="2015-02-03T21:57:00Z"/>
                      <w:rFonts w:ascii="Candara" w:hAnsi="Candara" w:cs="Calibri"/>
                      <w:b/>
                      <w:bCs/>
                      <w:sz w:val="20"/>
                      <w:szCs w:val="20"/>
                    </w:rPr>
                  </w:pPr>
                  <w:ins w:id="254" w:author="SATISH PALLI" w:date="2015-02-03T21:57:00Z">
                    <w:r w:rsidRPr="003E2C3B">
                      <w:rPr>
                        <w:rFonts w:ascii="Candara" w:hAnsi="Candara" w:cs="Calibri"/>
                        <w:b/>
                        <w:bCs/>
                        <w:sz w:val="20"/>
                        <w:szCs w:val="20"/>
                      </w:rPr>
                      <w:t>Event</w:t>
                    </w:r>
                  </w:ins>
                </w:p>
              </w:tc>
              <w:tc>
                <w:tcPr>
                  <w:tcW w:w="3783" w:type="dxa"/>
                  <w:shd w:val="clear" w:color="auto" w:fill="76923C"/>
                  <w:vAlign w:val="center"/>
                </w:tcPr>
                <w:p w:rsidR="00C34628" w:rsidRPr="003E2C3B" w:rsidRDefault="00C34628" w:rsidP="0044590A">
                  <w:pPr>
                    <w:jc w:val="center"/>
                    <w:rPr>
                      <w:ins w:id="255" w:author="SATISH PALLI" w:date="2015-02-03T21:57:00Z"/>
                      <w:rFonts w:ascii="Candara" w:hAnsi="Candara" w:cs="Calibri"/>
                      <w:b/>
                      <w:bCs/>
                      <w:sz w:val="20"/>
                      <w:szCs w:val="20"/>
                    </w:rPr>
                  </w:pPr>
                  <w:ins w:id="256" w:author="SATISH PALLI" w:date="2015-02-03T21:57:00Z">
                    <w:r w:rsidRPr="003E2C3B">
                      <w:rPr>
                        <w:rFonts w:ascii="Candara" w:hAnsi="Candara" w:cs="Calibri"/>
                        <w:b/>
                        <w:bCs/>
                        <w:sz w:val="20"/>
                        <w:szCs w:val="20"/>
                      </w:rPr>
                      <w:t>Action</w:t>
                    </w:r>
                  </w:ins>
                </w:p>
              </w:tc>
            </w:tr>
            <w:tr w:rsidR="00C34628" w:rsidRPr="003E2C3B" w:rsidTr="0044590A">
              <w:trPr>
                <w:ins w:id="257" w:author="SATISH PALLI" w:date="2015-02-03T21:57:00Z"/>
              </w:trPr>
              <w:tc>
                <w:tcPr>
                  <w:tcW w:w="2291" w:type="dxa"/>
                </w:tcPr>
                <w:p w:rsidR="00C34628" w:rsidRPr="003E2C3B" w:rsidRDefault="00C34628" w:rsidP="0044590A">
                  <w:pPr>
                    <w:rPr>
                      <w:ins w:id="258" w:author="SATISH PALLI" w:date="2015-02-03T21:57:00Z"/>
                      <w:rFonts w:ascii="Candara" w:hAnsi="Candara" w:cs="Calibri"/>
                      <w:sz w:val="20"/>
                      <w:szCs w:val="20"/>
                    </w:rPr>
                  </w:pPr>
                </w:p>
              </w:tc>
              <w:tc>
                <w:tcPr>
                  <w:tcW w:w="1673" w:type="dxa"/>
                </w:tcPr>
                <w:p w:rsidR="00C34628" w:rsidRPr="003E2C3B" w:rsidRDefault="00C34628" w:rsidP="0044590A">
                  <w:pPr>
                    <w:rPr>
                      <w:ins w:id="259" w:author="SATISH PALLI" w:date="2015-02-03T21:57:00Z"/>
                      <w:rFonts w:ascii="Candara" w:hAnsi="Candara" w:cs="Calibri"/>
                      <w:sz w:val="20"/>
                      <w:szCs w:val="20"/>
                    </w:rPr>
                  </w:pPr>
                </w:p>
              </w:tc>
              <w:tc>
                <w:tcPr>
                  <w:tcW w:w="1418" w:type="dxa"/>
                </w:tcPr>
                <w:p w:rsidR="00C34628" w:rsidRPr="003E2C3B" w:rsidRDefault="00C34628" w:rsidP="0044590A">
                  <w:pPr>
                    <w:rPr>
                      <w:ins w:id="260" w:author="SATISH PALLI" w:date="2015-02-03T21:57:00Z"/>
                      <w:rFonts w:ascii="Candara" w:hAnsi="Candara" w:cs="Calibri"/>
                      <w:sz w:val="20"/>
                      <w:szCs w:val="20"/>
                    </w:rPr>
                  </w:pPr>
                </w:p>
              </w:tc>
              <w:tc>
                <w:tcPr>
                  <w:tcW w:w="3783" w:type="dxa"/>
                </w:tcPr>
                <w:p w:rsidR="00C34628" w:rsidRPr="003E2C3B" w:rsidRDefault="00C34628" w:rsidP="0044590A">
                  <w:pPr>
                    <w:spacing w:after="0"/>
                    <w:rPr>
                      <w:ins w:id="261" w:author="SATISH PALLI" w:date="2015-02-03T21:57:00Z"/>
                      <w:rFonts w:ascii="Candara" w:hAnsi="Candara" w:cs="Calibri"/>
                      <w:sz w:val="20"/>
                      <w:szCs w:val="20"/>
                    </w:rPr>
                  </w:pPr>
                </w:p>
              </w:tc>
            </w:tr>
            <w:tr w:rsidR="00C34628" w:rsidRPr="003E2C3B" w:rsidTr="0044590A">
              <w:trPr>
                <w:ins w:id="262" w:author="SATISH PALLI" w:date="2015-02-03T21:57:00Z"/>
              </w:trPr>
              <w:tc>
                <w:tcPr>
                  <w:tcW w:w="2291" w:type="dxa"/>
                </w:tcPr>
                <w:p w:rsidR="00C34628" w:rsidRPr="003E2C3B" w:rsidRDefault="00C34628" w:rsidP="0044590A">
                  <w:pPr>
                    <w:rPr>
                      <w:ins w:id="263" w:author="SATISH PALLI" w:date="2015-02-03T21:57:00Z"/>
                      <w:rFonts w:ascii="Candara" w:hAnsi="Candara" w:cs="Calibri"/>
                      <w:sz w:val="20"/>
                      <w:szCs w:val="20"/>
                    </w:rPr>
                  </w:pPr>
                </w:p>
              </w:tc>
              <w:tc>
                <w:tcPr>
                  <w:tcW w:w="1673" w:type="dxa"/>
                </w:tcPr>
                <w:p w:rsidR="00C34628" w:rsidRPr="003E2C3B" w:rsidRDefault="00C34628" w:rsidP="0044590A">
                  <w:pPr>
                    <w:rPr>
                      <w:ins w:id="264" w:author="SATISH PALLI" w:date="2015-02-03T21:57:00Z"/>
                      <w:rFonts w:ascii="Candara" w:hAnsi="Candara" w:cs="Calibri"/>
                      <w:sz w:val="20"/>
                      <w:szCs w:val="20"/>
                    </w:rPr>
                  </w:pPr>
                </w:p>
              </w:tc>
              <w:tc>
                <w:tcPr>
                  <w:tcW w:w="1418" w:type="dxa"/>
                </w:tcPr>
                <w:p w:rsidR="00C34628" w:rsidRPr="003E2C3B" w:rsidRDefault="00C34628" w:rsidP="0044590A">
                  <w:pPr>
                    <w:rPr>
                      <w:ins w:id="265" w:author="SATISH PALLI" w:date="2015-02-03T21:57:00Z"/>
                      <w:rFonts w:ascii="Candara" w:hAnsi="Candara" w:cs="Calibri"/>
                      <w:sz w:val="20"/>
                      <w:szCs w:val="20"/>
                    </w:rPr>
                  </w:pPr>
                </w:p>
              </w:tc>
              <w:tc>
                <w:tcPr>
                  <w:tcW w:w="3783" w:type="dxa"/>
                </w:tcPr>
                <w:p w:rsidR="00C34628" w:rsidRPr="003E2C3B" w:rsidRDefault="00C34628" w:rsidP="0044590A">
                  <w:pPr>
                    <w:numPr>
                      <w:ilvl w:val="0"/>
                      <w:numId w:val="28"/>
                    </w:numPr>
                    <w:spacing w:after="0"/>
                    <w:rPr>
                      <w:ins w:id="266" w:author="SATISH PALLI" w:date="2015-02-03T21:57:00Z"/>
                      <w:rFonts w:ascii="Candara" w:hAnsi="Candara" w:cs="Calibri"/>
                      <w:b/>
                      <w:bCs/>
                      <w:sz w:val="20"/>
                      <w:szCs w:val="20"/>
                    </w:rPr>
                  </w:pPr>
                </w:p>
              </w:tc>
            </w:tr>
          </w:tbl>
          <w:p w:rsidR="00C34628" w:rsidRPr="003E2C3B" w:rsidRDefault="00C34628" w:rsidP="0044590A">
            <w:pPr>
              <w:rPr>
                <w:ins w:id="267" w:author="SATISH PALLI" w:date="2015-02-03T21:57:00Z"/>
                <w:rFonts w:ascii="Candara" w:hAnsi="Candara" w:cs="Calibri"/>
                <w:sz w:val="20"/>
                <w:szCs w:val="20"/>
              </w:rPr>
            </w:pPr>
          </w:p>
        </w:tc>
      </w:tr>
    </w:tbl>
    <w:p w:rsidR="00EC61A7" w:rsidRDefault="00EC61A7" w:rsidP="00F0484B">
      <w:pPr>
        <w:ind w:left="709"/>
        <w:rPr>
          <w:rFonts w:ascii="Candara" w:hAnsi="Candara"/>
          <w:lang w:val="en-IN" w:bidi="te-IN"/>
        </w:rPr>
      </w:pPr>
    </w:p>
    <w:p w:rsidR="00AD0997" w:rsidRPr="001B271C" w:rsidDel="00D67D53" w:rsidRDefault="004137AE" w:rsidP="001B271C">
      <w:pPr>
        <w:pStyle w:val="Heading3"/>
        <w:tabs>
          <w:tab w:val="clear" w:pos="900"/>
        </w:tabs>
        <w:rPr>
          <w:del w:id="268" w:author="SATISH PALLI" w:date="2015-02-03T22:05:00Z"/>
          <w:i/>
          <w:lang w:val="en-IN"/>
        </w:rPr>
      </w:pPr>
      <w:bookmarkStart w:id="269" w:name="_Toc409781198"/>
      <w:del w:id="270" w:author="SATISH PALLI" w:date="2015-02-03T22:05:00Z">
        <w:r w:rsidRPr="00A4153A" w:rsidDel="00D67D53">
          <w:rPr>
            <w:i/>
            <w:lang w:val="en-IN"/>
          </w:rPr>
          <w:delText>My Activities</w:delText>
        </w:r>
        <w:bookmarkEnd w:id="269"/>
        <w:r w:rsidR="005831F4" w:rsidDel="00D67D53">
          <w:rPr>
            <w:i/>
            <w:lang w:val="en-IN"/>
          </w:rPr>
          <w:delText xml:space="preserve">: </w:delText>
        </w:r>
        <w:r w:rsidR="003D03E9" w:rsidRPr="001B271C" w:rsidDel="00D67D53">
          <w:rPr>
            <w:b w:val="0"/>
            <w:lang w:val="en-IN"/>
          </w:rPr>
          <w:delText>User c</w:delText>
        </w:r>
        <w:r w:rsidR="00AD0997" w:rsidRPr="001B271C" w:rsidDel="00D67D53">
          <w:rPr>
            <w:b w:val="0"/>
            <w:lang w:val="en-IN"/>
          </w:rPr>
          <w:delText xml:space="preserve">an check for </w:delText>
        </w:r>
        <w:r w:rsidR="003D03E9" w:rsidRPr="001B271C" w:rsidDel="00D67D53">
          <w:rPr>
            <w:b w:val="0"/>
            <w:lang w:val="en-IN"/>
          </w:rPr>
          <w:delText xml:space="preserve">the </w:delText>
        </w:r>
        <w:r w:rsidR="00AD0997" w:rsidRPr="001B271C" w:rsidDel="00D67D53">
          <w:rPr>
            <w:b w:val="0"/>
            <w:lang w:val="en-IN"/>
          </w:rPr>
          <w:delText>activities created by the user.</w:delText>
        </w:r>
      </w:del>
    </w:p>
    <w:p w:rsidR="00AD0997" w:rsidRPr="003C10E7" w:rsidDel="00D67D53" w:rsidRDefault="004137AE" w:rsidP="003C10E7">
      <w:pPr>
        <w:pStyle w:val="Heading3"/>
        <w:rPr>
          <w:del w:id="271" w:author="SATISH PALLI" w:date="2015-02-03T22:05:00Z"/>
          <w:i/>
          <w:lang w:val="en-IN"/>
        </w:rPr>
      </w:pPr>
      <w:bookmarkStart w:id="272" w:name="_Toc409781199"/>
      <w:del w:id="273" w:author="SATISH PALLI" w:date="2015-02-03T22:05:00Z">
        <w:r w:rsidRPr="00A4153A" w:rsidDel="00D67D53">
          <w:rPr>
            <w:i/>
            <w:lang w:val="en-IN"/>
          </w:rPr>
          <w:delText>All Activities</w:delText>
        </w:r>
        <w:bookmarkEnd w:id="272"/>
        <w:r w:rsidR="003C10E7" w:rsidDel="00D67D53">
          <w:rPr>
            <w:i/>
            <w:lang w:val="en-IN"/>
          </w:rPr>
          <w:delText>:</w:delText>
        </w:r>
        <w:r w:rsidR="00AD0997" w:rsidRPr="003C10E7" w:rsidDel="00D67D53">
          <w:rPr>
            <w:b w:val="0"/>
            <w:lang w:val="en-IN"/>
          </w:rPr>
          <w:delText>Displays entire list of activities created by all the users.</w:delText>
        </w:r>
      </w:del>
    </w:p>
    <w:p w:rsidR="00AD0997" w:rsidRPr="003C10E7" w:rsidDel="00D67D53" w:rsidRDefault="004137AE" w:rsidP="003C10E7">
      <w:pPr>
        <w:pStyle w:val="Heading3"/>
        <w:rPr>
          <w:del w:id="274" w:author="SATISH PALLI" w:date="2015-02-03T22:05:00Z"/>
          <w:i/>
          <w:lang w:val="en-IN"/>
        </w:rPr>
      </w:pPr>
      <w:bookmarkStart w:id="275" w:name="_Toc409781200"/>
      <w:del w:id="276" w:author="SATISH PALLI" w:date="2015-02-03T22:05:00Z">
        <w:r w:rsidRPr="00A4153A" w:rsidDel="00D67D53">
          <w:rPr>
            <w:i/>
            <w:lang w:val="en-IN"/>
          </w:rPr>
          <w:delText>My Franchise(s)</w:delText>
        </w:r>
        <w:bookmarkEnd w:id="275"/>
        <w:r w:rsidR="003C10E7" w:rsidDel="00D67D53">
          <w:rPr>
            <w:i/>
            <w:lang w:val="en-IN"/>
          </w:rPr>
          <w:delText xml:space="preserve">: </w:delText>
        </w:r>
        <w:r w:rsidR="00AD0997" w:rsidRPr="003C10E7" w:rsidDel="00D67D53">
          <w:rPr>
            <w:color w:val="FF0000"/>
            <w:lang w:val="en-IN"/>
          </w:rPr>
          <w:delText>asdf</w:delText>
        </w:r>
      </w:del>
    </w:p>
    <w:p w:rsidR="00AC73A4" w:rsidRPr="003C10E7" w:rsidDel="00D67D53" w:rsidRDefault="004137AE" w:rsidP="003C10E7">
      <w:pPr>
        <w:pStyle w:val="Heading3"/>
        <w:rPr>
          <w:del w:id="277" w:author="SATISH PALLI" w:date="2015-02-03T22:05:00Z"/>
          <w:i/>
          <w:lang w:val="en-IN"/>
        </w:rPr>
      </w:pPr>
      <w:bookmarkStart w:id="278" w:name="_Toc409781201"/>
      <w:del w:id="279" w:author="SATISH PALLI" w:date="2015-02-03T22:05:00Z">
        <w:r w:rsidRPr="00A4153A" w:rsidDel="00D67D53">
          <w:rPr>
            <w:i/>
            <w:lang w:val="en-IN"/>
          </w:rPr>
          <w:delText>My Line Function Tea</w:delText>
        </w:r>
        <w:r w:rsidR="00AC73A4" w:rsidDel="00D67D53">
          <w:rPr>
            <w:i/>
            <w:lang w:val="en-IN"/>
          </w:rPr>
          <w:delText>m</w:delText>
        </w:r>
        <w:r w:rsidR="003C10E7" w:rsidDel="00D67D53">
          <w:rPr>
            <w:i/>
            <w:lang w:val="en-IN"/>
          </w:rPr>
          <w:delText xml:space="preserve">: </w:delText>
        </w:r>
        <w:r w:rsidR="00AC73A4" w:rsidRPr="003C10E7" w:rsidDel="00D67D53">
          <w:rPr>
            <w:color w:val="FF0000"/>
            <w:lang w:val="en-IN"/>
          </w:rPr>
          <w:delText>asdf</w:delText>
        </w:r>
      </w:del>
    </w:p>
    <w:bookmarkEnd w:id="278"/>
    <w:p w:rsidR="009208DE" w:rsidRPr="00C35486" w:rsidDel="00D67D53" w:rsidRDefault="00565234" w:rsidP="009208DE">
      <w:pPr>
        <w:pStyle w:val="Heading3"/>
        <w:rPr>
          <w:del w:id="280" w:author="SATISH PALLI" w:date="2015-02-03T22:05:00Z"/>
          <w:b w:val="0"/>
          <w:i/>
          <w:lang w:val="en-IN"/>
        </w:rPr>
      </w:pPr>
      <w:del w:id="281" w:author="SATISH PALLI" w:date="2015-02-03T22:05:00Z">
        <w:r w:rsidDel="00D67D53">
          <w:rPr>
            <w:i/>
            <w:lang w:val="en-IN"/>
          </w:rPr>
          <w:delText>Types of Activities:</w:delText>
        </w:r>
        <w:r w:rsidR="007F7097" w:rsidDel="00D67D53">
          <w:rPr>
            <w:b w:val="0"/>
            <w:lang w:val="en-IN"/>
          </w:rPr>
          <w:delText>U</w:delText>
        </w:r>
        <w:r w:rsidR="009208DE" w:rsidRPr="00C35486" w:rsidDel="00D67D53">
          <w:rPr>
            <w:b w:val="0"/>
            <w:lang w:val="en-IN"/>
          </w:rPr>
          <w:delText xml:space="preserve">ser can segregate activities by the status </w:delText>
        </w:r>
        <w:r w:rsidR="00A8598C" w:rsidDel="00D67D53">
          <w:rPr>
            <w:b w:val="0"/>
            <w:lang w:val="en-IN"/>
          </w:rPr>
          <w:delText>as mentioned below.</w:delText>
        </w:r>
      </w:del>
    </w:p>
    <w:p w:rsidR="009208DE" w:rsidRPr="009C42BC" w:rsidDel="00D67D53" w:rsidRDefault="009208DE" w:rsidP="005E4544">
      <w:pPr>
        <w:pStyle w:val="Heading4"/>
        <w:rPr>
          <w:del w:id="282" w:author="SATISH PALLI" w:date="2015-02-03T22:05:00Z"/>
          <w:lang w:val="en-IN"/>
        </w:rPr>
      </w:pPr>
      <w:del w:id="283" w:author="SATISH PALLI" w:date="2015-02-03T22:05:00Z">
        <w:r w:rsidRPr="00714EC5" w:rsidDel="00D67D53">
          <w:rPr>
            <w:lang w:val="en-IN"/>
          </w:rPr>
          <w:delText>Active</w:delText>
        </w:r>
        <w:r w:rsidDel="00D67D53">
          <w:rPr>
            <w:lang w:val="en-IN"/>
          </w:rPr>
          <w:delText>:</w:delText>
        </w:r>
        <w:r w:rsidRPr="00885E30" w:rsidDel="00D67D53">
          <w:rPr>
            <w:b w:val="0"/>
            <w:lang w:val="en-IN"/>
          </w:rPr>
          <w:delText xml:space="preserve"> Displays list of activities which are in active stage</w:delText>
        </w:r>
      </w:del>
    </w:p>
    <w:p w:rsidR="009208DE" w:rsidRPr="009C42BC" w:rsidDel="00D67D53" w:rsidRDefault="009208DE" w:rsidP="005E4544">
      <w:pPr>
        <w:pStyle w:val="Heading4"/>
        <w:rPr>
          <w:del w:id="284" w:author="SATISH PALLI" w:date="2015-02-03T22:05:00Z"/>
          <w:lang w:val="en-IN"/>
        </w:rPr>
      </w:pPr>
      <w:del w:id="285" w:author="SATISH PALLI" w:date="2015-02-03T22:05:00Z">
        <w:r w:rsidRPr="00714EC5" w:rsidDel="00D67D53">
          <w:rPr>
            <w:lang w:val="en-IN"/>
          </w:rPr>
          <w:delText>Planned</w:delText>
        </w:r>
        <w:r w:rsidDel="00D67D53">
          <w:rPr>
            <w:lang w:val="en-IN"/>
          </w:rPr>
          <w:delText>:</w:delText>
        </w:r>
        <w:r w:rsidRPr="00885E30" w:rsidDel="00D67D53">
          <w:rPr>
            <w:b w:val="0"/>
            <w:lang w:val="en-IN"/>
          </w:rPr>
          <w:delText xml:space="preserve"> Displays list of activities.</w:delText>
        </w:r>
      </w:del>
    </w:p>
    <w:p w:rsidR="009208DE" w:rsidRPr="00F67B43" w:rsidDel="00D67D53" w:rsidRDefault="009208DE" w:rsidP="005E4544">
      <w:pPr>
        <w:pStyle w:val="Heading4"/>
        <w:rPr>
          <w:del w:id="286" w:author="SATISH PALLI" w:date="2015-02-03T22:05:00Z"/>
          <w:lang w:val="en-IN"/>
        </w:rPr>
      </w:pPr>
      <w:del w:id="287" w:author="SATISH PALLI" w:date="2015-02-03T22:05:00Z">
        <w:r w:rsidRPr="00714EC5" w:rsidDel="00D67D53">
          <w:rPr>
            <w:lang w:val="en-IN"/>
          </w:rPr>
          <w:delText>On Hold</w:delText>
        </w:r>
        <w:r w:rsidDel="00D67D53">
          <w:rPr>
            <w:lang w:val="en-IN"/>
          </w:rPr>
          <w:delText>:</w:delText>
        </w:r>
        <w:r w:rsidRPr="00885E30" w:rsidDel="00D67D53">
          <w:rPr>
            <w:b w:val="0"/>
            <w:lang w:val="en-IN"/>
          </w:rPr>
          <w:delText xml:space="preserve"> List of activities which are on hold.</w:delText>
        </w:r>
      </w:del>
    </w:p>
    <w:p w:rsidR="009208DE" w:rsidRPr="00F67B43" w:rsidDel="00D67D53" w:rsidRDefault="009208DE" w:rsidP="005E4544">
      <w:pPr>
        <w:pStyle w:val="Heading4"/>
        <w:rPr>
          <w:del w:id="288" w:author="SATISH PALLI" w:date="2015-02-03T22:05:00Z"/>
          <w:lang w:val="en-IN"/>
        </w:rPr>
      </w:pPr>
      <w:del w:id="289" w:author="SATISH PALLI" w:date="2015-02-03T22:05:00Z">
        <w:r w:rsidRPr="00714EC5" w:rsidDel="00D67D53">
          <w:rPr>
            <w:lang w:val="en-IN"/>
          </w:rPr>
          <w:delText>Completed</w:delText>
        </w:r>
        <w:r w:rsidDel="00D67D53">
          <w:rPr>
            <w:lang w:val="en-IN"/>
          </w:rPr>
          <w:delText>:</w:delText>
        </w:r>
        <w:r w:rsidRPr="00885E30" w:rsidDel="00D67D53">
          <w:rPr>
            <w:b w:val="0"/>
            <w:lang w:val="en-IN"/>
          </w:rPr>
          <w:delText xml:space="preserve"> Populates the activities which are completed.</w:delText>
        </w:r>
      </w:del>
    </w:p>
    <w:p w:rsidR="009208DE" w:rsidRPr="00F67B43" w:rsidDel="00D67D53" w:rsidRDefault="009208DE" w:rsidP="005E4544">
      <w:pPr>
        <w:pStyle w:val="Heading4"/>
        <w:rPr>
          <w:del w:id="290" w:author="SATISH PALLI" w:date="2015-02-03T22:05:00Z"/>
          <w:lang w:val="en-IN"/>
        </w:rPr>
      </w:pPr>
      <w:del w:id="291" w:author="SATISH PALLI" w:date="2015-02-03T22:05:00Z">
        <w:r w:rsidRPr="00714EC5" w:rsidDel="00D67D53">
          <w:rPr>
            <w:lang w:val="en-IN"/>
          </w:rPr>
          <w:delText>Cancelled</w:delText>
        </w:r>
        <w:r w:rsidDel="00D67D53">
          <w:rPr>
            <w:lang w:val="en-IN"/>
          </w:rPr>
          <w:delText>:</w:delText>
        </w:r>
        <w:r w:rsidRPr="00885E30" w:rsidDel="00D67D53">
          <w:rPr>
            <w:b w:val="0"/>
            <w:lang w:val="en-IN"/>
          </w:rPr>
          <w:delText xml:space="preserve"> Activities cancelled will be listed.</w:delText>
        </w:r>
      </w:del>
    </w:p>
    <w:p w:rsidR="009208DE" w:rsidRPr="00F67B43" w:rsidDel="00D67D53" w:rsidRDefault="009208DE" w:rsidP="005E4544">
      <w:pPr>
        <w:pStyle w:val="Heading4"/>
        <w:rPr>
          <w:del w:id="292" w:author="SATISH PALLI" w:date="2015-02-03T22:05:00Z"/>
          <w:lang w:val="en-IN"/>
        </w:rPr>
      </w:pPr>
      <w:del w:id="293" w:author="SATISH PALLI" w:date="2015-02-03T22:05:00Z">
        <w:r w:rsidRPr="00714EC5" w:rsidDel="00D67D53">
          <w:rPr>
            <w:lang w:val="en-IN"/>
          </w:rPr>
          <w:delText>Stopped</w:delText>
        </w:r>
        <w:r w:rsidDel="00D67D53">
          <w:rPr>
            <w:lang w:val="en-IN"/>
          </w:rPr>
          <w:delText>:</w:delText>
        </w:r>
        <w:r w:rsidRPr="00885E30" w:rsidDel="00D67D53">
          <w:rPr>
            <w:b w:val="0"/>
            <w:lang w:val="en-IN"/>
          </w:rPr>
          <w:delText xml:space="preserve"> Lists out only the activities which </w:delText>
        </w:r>
        <w:r w:rsidR="00564A7B" w:rsidDel="00D67D53">
          <w:rPr>
            <w:b w:val="0"/>
            <w:lang w:val="en-IN"/>
          </w:rPr>
          <w:delText xml:space="preserve">were </w:delText>
        </w:r>
        <w:r w:rsidRPr="00885E30" w:rsidDel="00D67D53">
          <w:rPr>
            <w:b w:val="0"/>
            <w:lang w:val="en-IN"/>
          </w:rPr>
          <w:delText>stopped.</w:delText>
        </w:r>
      </w:del>
    </w:p>
    <w:p w:rsidR="009208DE" w:rsidRPr="00980B7C" w:rsidDel="00D67D53" w:rsidRDefault="009208DE" w:rsidP="005E4544">
      <w:pPr>
        <w:pStyle w:val="Heading4"/>
        <w:rPr>
          <w:del w:id="294" w:author="SATISH PALLI" w:date="2015-02-03T22:05:00Z"/>
          <w:b w:val="0"/>
          <w:lang w:val="en-IN"/>
        </w:rPr>
      </w:pPr>
      <w:del w:id="295" w:author="SATISH PALLI" w:date="2015-02-03T22:05:00Z">
        <w:r w:rsidRPr="00714EC5" w:rsidDel="00D67D53">
          <w:rPr>
            <w:lang w:val="en-IN"/>
          </w:rPr>
          <w:delText>All</w:delText>
        </w:r>
        <w:r w:rsidDel="00D67D53">
          <w:rPr>
            <w:lang w:val="en-IN"/>
          </w:rPr>
          <w:delText>:</w:delText>
        </w:r>
        <w:r w:rsidRPr="00980B7C" w:rsidDel="00D67D53">
          <w:rPr>
            <w:b w:val="0"/>
            <w:lang w:val="en-IN"/>
          </w:rPr>
          <w:delText xml:space="preserve"> Shows all the activities irrespective of its status.</w:delText>
        </w:r>
      </w:del>
    </w:p>
    <w:p w:rsidR="009208DE" w:rsidRPr="005F498D" w:rsidDel="00D67D53" w:rsidRDefault="009208DE" w:rsidP="00B53D47">
      <w:pPr>
        <w:ind w:left="324" w:firstLine="720"/>
        <w:rPr>
          <w:del w:id="296" w:author="SATISH PALLI" w:date="2015-02-03T22:05:00Z"/>
          <w:rFonts w:ascii="Candara" w:hAnsi="Candara"/>
          <w:i/>
          <w:lang w:val="en-IN" w:bidi="te-IN"/>
        </w:rPr>
      </w:pPr>
      <w:del w:id="297" w:author="SATISH PALLI" w:date="2015-02-03T22:05:00Z">
        <w:r w:rsidRPr="005F498D" w:rsidDel="00D67D53">
          <w:rPr>
            <w:rFonts w:ascii="Candara" w:hAnsi="Candara"/>
            <w:b/>
            <w:i/>
            <w:lang w:val="en-IN" w:bidi="te-IN"/>
          </w:rPr>
          <w:delText>Note:</w:delText>
        </w:r>
        <w:r w:rsidRPr="005F498D" w:rsidDel="00D67D53">
          <w:rPr>
            <w:rFonts w:ascii="Candara" w:hAnsi="Candara"/>
            <w:i/>
            <w:lang w:val="en-IN" w:bidi="te-IN"/>
          </w:rPr>
          <w:delText xml:space="preserve"> This status list remains same for all the four categories.</w:delText>
        </w:r>
      </w:del>
    </w:p>
    <w:p w:rsidR="009208DE" w:rsidRPr="009208DE" w:rsidRDefault="009208DE" w:rsidP="009208DE">
      <w:pPr>
        <w:rPr>
          <w:lang w:val="en-IN" w:bidi="te-IN"/>
        </w:rPr>
      </w:pPr>
    </w:p>
    <w:p w:rsidR="00394D73" w:rsidRDefault="006A4F62" w:rsidP="006A4F62">
      <w:pPr>
        <w:pStyle w:val="Heading2"/>
        <w:tabs>
          <w:tab w:val="clear" w:pos="756"/>
        </w:tabs>
        <w:rPr>
          <w:rFonts w:ascii="Candara" w:hAnsi="Candara"/>
          <w:lang w:val="en-IN"/>
        </w:rPr>
      </w:pPr>
      <w:bookmarkStart w:id="298" w:name="_Toc409781202"/>
      <w:r>
        <w:rPr>
          <w:rFonts w:ascii="Candara" w:hAnsi="Candara"/>
          <w:lang w:val="en-IN"/>
        </w:rPr>
        <w:t>Activit</w:t>
      </w:r>
      <w:r w:rsidR="00394D73">
        <w:rPr>
          <w:rFonts w:ascii="Candara" w:hAnsi="Candara"/>
          <w:lang w:val="en-IN"/>
        </w:rPr>
        <w:t>y</w:t>
      </w:r>
      <w:bookmarkEnd w:id="298"/>
    </w:p>
    <w:p w:rsidR="00137C34" w:rsidRPr="00451AA8" w:rsidRDefault="00394D73" w:rsidP="00394D73">
      <w:pPr>
        <w:pStyle w:val="Heading3"/>
        <w:rPr>
          <w:i/>
          <w:lang w:val="en-IN"/>
        </w:rPr>
      </w:pPr>
      <w:bookmarkStart w:id="299" w:name="_Toc409781203"/>
      <w:r w:rsidRPr="00451AA8">
        <w:rPr>
          <w:i/>
          <w:lang w:val="en-IN"/>
        </w:rPr>
        <w:t>Create New Activity</w:t>
      </w:r>
      <w:bookmarkEnd w:id="299"/>
      <w:r w:rsidR="00137C34" w:rsidRPr="00451AA8">
        <w:rPr>
          <w:i/>
          <w:lang w:val="en-IN"/>
        </w:rPr>
        <w:t xml:space="preserve">: </w:t>
      </w:r>
    </w:p>
    <w:p w:rsidR="00B67FC2" w:rsidRDefault="00401CA3" w:rsidP="00137C34">
      <w:pPr>
        <w:pStyle w:val="Heading3"/>
        <w:numPr>
          <w:ilvl w:val="0"/>
          <w:numId w:val="0"/>
        </w:numPr>
        <w:ind w:left="900"/>
        <w:rPr>
          <w:b w:val="0"/>
          <w:lang w:val="en-IN"/>
        </w:rPr>
      </w:pPr>
      <w:r w:rsidRPr="00401CA3">
        <w:rPr>
          <w:b w:val="0"/>
          <w:lang w:val="en-IN"/>
        </w:rPr>
        <w:t>Based on the selected “Activity Type” the tab names changes in the “Create New Activity” page. If the selected activity is “Modeling” then the “Create Activity”page appears</w:t>
      </w:r>
      <w:r>
        <w:rPr>
          <w:b w:val="0"/>
          <w:lang w:val="en-IN"/>
        </w:rPr>
        <w:t>.</w:t>
      </w:r>
    </w:p>
    <w:p w:rsidR="00394D73" w:rsidRDefault="00B85B86" w:rsidP="00137C34">
      <w:pPr>
        <w:pStyle w:val="Heading3"/>
        <w:numPr>
          <w:ilvl w:val="0"/>
          <w:numId w:val="0"/>
        </w:numPr>
        <w:ind w:left="900"/>
        <w:rPr>
          <w:b w:val="0"/>
          <w:lang w:val="en-IN"/>
        </w:rPr>
      </w:pPr>
      <w:r>
        <w:rPr>
          <w:b w:val="0"/>
          <w:noProof/>
          <w:lang w:bidi="ar-SA"/>
        </w:rPr>
        <w:drawing>
          <wp:inline distT="0" distB="0" distL="0" distR="0">
            <wp:extent cx="4773099" cy="721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6095" cy="7214951"/>
                    </a:xfrm>
                    <a:prstGeom prst="rect">
                      <a:avLst/>
                    </a:prstGeom>
                    <a:noFill/>
                    <a:ln>
                      <a:noFill/>
                    </a:ln>
                  </pic:spPr>
                </pic:pic>
              </a:graphicData>
            </a:graphic>
          </wp:inline>
        </w:drawing>
      </w:r>
    </w:p>
    <w:p w:rsidR="00245A5A" w:rsidRPr="00245A5A" w:rsidRDefault="00245A5A" w:rsidP="00245A5A">
      <w:pPr>
        <w:rPr>
          <w:lang w:val="en-IN" w:bidi="te-IN"/>
        </w:rPr>
      </w:pPr>
    </w:p>
    <w:p w:rsidR="00394D73" w:rsidRPr="00487D62" w:rsidRDefault="00394D73" w:rsidP="00394D73">
      <w:pPr>
        <w:pStyle w:val="Heading3"/>
        <w:rPr>
          <w:b w:val="0"/>
          <w:i/>
          <w:lang w:val="en-IN"/>
        </w:rPr>
      </w:pPr>
      <w:bookmarkStart w:id="300" w:name="_Toc409781204"/>
      <w:r w:rsidRPr="00401CA3">
        <w:rPr>
          <w:i/>
          <w:lang w:val="en-IN"/>
        </w:rPr>
        <w:t>View Activity</w:t>
      </w:r>
      <w:bookmarkEnd w:id="300"/>
      <w:r w:rsidR="008E143A" w:rsidRPr="00401CA3">
        <w:rPr>
          <w:i/>
          <w:lang w:val="en-IN"/>
        </w:rPr>
        <w:t xml:space="preserve">: </w:t>
      </w:r>
      <w:r w:rsidR="00401CA3">
        <w:rPr>
          <w:b w:val="0"/>
          <w:i/>
          <w:lang w:val="en-IN"/>
        </w:rPr>
        <w:br/>
      </w:r>
      <w:r w:rsidR="00401CA3">
        <w:rPr>
          <w:b w:val="0"/>
          <w:lang w:val="en-IN"/>
        </w:rPr>
        <w:t>User can view the existing activities</w:t>
      </w:r>
      <w:r w:rsidR="00181088">
        <w:rPr>
          <w:b w:val="0"/>
          <w:lang w:val="en-IN"/>
        </w:rPr>
        <w:t xml:space="preserve">, which were created by the </w:t>
      </w:r>
      <w:r w:rsidR="00D3393E">
        <w:rPr>
          <w:b w:val="0"/>
          <w:lang w:val="en-IN"/>
        </w:rPr>
        <w:t xml:space="preserve">logged in </w:t>
      </w:r>
      <w:r w:rsidR="00181088">
        <w:rPr>
          <w:b w:val="0"/>
          <w:lang w:val="en-IN"/>
        </w:rPr>
        <w:t>user or other users.</w:t>
      </w:r>
      <w:r w:rsidR="002476FF">
        <w:rPr>
          <w:b w:val="0"/>
          <w:lang w:val="en-IN"/>
        </w:rPr>
        <w:br/>
      </w:r>
      <w:r w:rsidR="002476FF">
        <w:rPr>
          <w:noProof/>
          <w:lang w:bidi="ar-SA"/>
        </w:rPr>
        <w:drawing>
          <wp:inline distT="0" distB="0" distL="0" distR="0">
            <wp:extent cx="4800600" cy="7315200"/>
            <wp:effectExtent l="0" t="0" r="0" b="0"/>
            <wp:docPr id="26" name="AXU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XU25.png"/>
                    <pic:cNvPicPr>
                      <a:picLocks noChangeAspect="1" noChangeArrowheads="1"/>
                    </pic:cNvPicPr>
                  </pic:nvPicPr>
                  <pic:blipFill>
                    <a:blip r:embed="rId27"/>
                    <a:stretch>
                      <a:fillRect/>
                    </a:stretch>
                  </pic:blipFill>
                  <pic:spPr>
                    <a:xfrm>
                      <a:off x="0" y="0"/>
                      <a:ext cx="4800600" cy="7315200"/>
                    </a:xfrm>
                    <a:prstGeom prst="rect">
                      <a:avLst/>
                    </a:prstGeom>
                  </pic:spPr>
                </pic:pic>
              </a:graphicData>
            </a:graphic>
          </wp:inline>
        </w:drawing>
      </w:r>
    </w:p>
    <w:p w:rsidR="00394D73" w:rsidRPr="00487D62" w:rsidRDefault="00394D73" w:rsidP="00394D73">
      <w:pPr>
        <w:pStyle w:val="Heading3"/>
        <w:rPr>
          <w:b w:val="0"/>
          <w:i/>
          <w:lang w:val="en-IN"/>
        </w:rPr>
      </w:pPr>
      <w:bookmarkStart w:id="301" w:name="_Toc409781205"/>
      <w:r w:rsidRPr="004545A1">
        <w:rPr>
          <w:i/>
          <w:lang w:val="en-IN"/>
        </w:rPr>
        <w:t>Edit/Update Activity</w:t>
      </w:r>
      <w:bookmarkEnd w:id="301"/>
      <w:r w:rsidR="004545A1" w:rsidRPr="004545A1">
        <w:rPr>
          <w:i/>
          <w:lang w:val="en-IN"/>
        </w:rPr>
        <w:t xml:space="preserve">: </w:t>
      </w:r>
      <w:r w:rsidR="004545A1">
        <w:rPr>
          <w:b w:val="0"/>
          <w:i/>
          <w:lang w:val="en-IN"/>
        </w:rPr>
        <w:br/>
      </w:r>
      <w:r w:rsidR="008F022B">
        <w:rPr>
          <w:b w:val="0"/>
          <w:i/>
          <w:lang w:val="en-IN"/>
        </w:rPr>
        <w:t>U</w:t>
      </w:r>
      <w:r w:rsidR="00B81CD1">
        <w:rPr>
          <w:b w:val="0"/>
          <w:i/>
          <w:lang w:val="en-IN"/>
        </w:rPr>
        <w:t xml:space="preserve">ser </w:t>
      </w:r>
      <w:r w:rsidR="008F022B">
        <w:rPr>
          <w:b w:val="0"/>
          <w:i/>
          <w:lang w:val="en-IN"/>
        </w:rPr>
        <w:t xml:space="preserve">can </w:t>
      </w:r>
      <w:r w:rsidR="006138A2">
        <w:rPr>
          <w:b w:val="0"/>
          <w:i/>
          <w:lang w:val="en-IN"/>
        </w:rPr>
        <w:t xml:space="preserve">edit/update </w:t>
      </w:r>
      <w:r w:rsidR="00B81CD1">
        <w:rPr>
          <w:b w:val="0"/>
          <w:i/>
          <w:lang w:val="en-IN"/>
        </w:rPr>
        <w:t>activity’s title, type, priority, M&amp;S Status, etc.</w:t>
      </w:r>
      <w:r w:rsidR="00F32F28">
        <w:rPr>
          <w:b w:val="0"/>
          <w:i/>
          <w:lang w:val="en-IN"/>
        </w:rPr>
        <w:t xml:space="preserve"> editing an activity is limited to his own activities. Admin can change activities which were created by any user.</w:t>
      </w:r>
    </w:p>
    <w:p w:rsidR="00394D73" w:rsidRPr="00487D62" w:rsidRDefault="00394D73" w:rsidP="00A17DFE">
      <w:pPr>
        <w:pStyle w:val="Heading3"/>
        <w:rPr>
          <w:lang w:val="en-IN"/>
        </w:rPr>
      </w:pPr>
      <w:r w:rsidRPr="004519A9">
        <w:rPr>
          <w:lang w:val="en-IN"/>
        </w:rPr>
        <w:t>Audit Trail</w:t>
      </w:r>
      <w:r w:rsidR="00506382">
        <w:rPr>
          <w:lang w:val="en-IN"/>
        </w:rPr>
        <w:t xml:space="preserve">: </w:t>
      </w:r>
      <w:r w:rsidR="004519A9" w:rsidRPr="004519A9">
        <w:rPr>
          <w:lang w:val="en-IN"/>
        </w:rPr>
        <w:br/>
      </w:r>
      <w:r w:rsidR="0025370B" w:rsidRPr="00AB283F">
        <w:rPr>
          <w:b w:val="0"/>
          <w:i/>
          <w:lang w:val="en-IN"/>
        </w:rPr>
        <w:t xml:space="preserve">It </w:t>
      </w:r>
      <w:r w:rsidR="00CC67DE" w:rsidRPr="00AB283F">
        <w:rPr>
          <w:b w:val="0"/>
          <w:i/>
          <w:lang w:val="en-IN"/>
        </w:rPr>
        <w:t xml:space="preserve">gives </w:t>
      </w:r>
      <w:r w:rsidR="0025370B" w:rsidRPr="00AB283F">
        <w:rPr>
          <w:b w:val="0"/>
          <w:i/>
          <w:lang w:val="en-IN"/>
        </w:rPr>
        <w:t xml:space="preserve">user </w:t>
      </w:r>
      <w:r w:rsidR="00CC67DE" w:rsidRPr="00AB283F">
        <w:rPr>
          <w:b w:val="0"/>
          <w:i/>
          <w:lang w:val="en-IN"/>
        </w:rPr>
        <w:t>a glimpse of the</w:t>
      </w:r>
      <w:r w:rsidR="0025370B" w:rsidRPr="00AB283F">
        <w:rPr>
          <w:b w:val="0"/>
          <w:i/>
          <w:lang w:val="en-IN"/>
        </w:rPr>
        <w:t xml:space="preserve"> activity like log information, </w:t>
      </w:r>
      <w:r w:rsidR="002741D3" w:rsidRPr="00AB283F">
        <w:rPr>
          <w:b w:val="0"/>
          <w:i/>
          <w:lang w:val="en-IN"/>
        </w:rPr>
        <w:t xml:space="preserve">edit, update, </w:t>
      </w:r>
      <w:r w:rsidR="00CD2974" w:rsidRPr="00AB283F">
        <w:rPr>
          <w:b w:val="0"/>
          <w:i/>
          <w:lang w:val="en-IN"/>
        </w:rPr>
        <w:t xml:space="preserve">cron jobs, mail received/sent, </w:t>
      </w:r>
      <w:r w:rsidR="002741D3" w:rsidRPr="00AB283F">
        <w:rPr>
          <w:b w:val="0"/>
          <w:i/>
          <w:lang w:val="en-IN"/>
        </w:rPr>
        <w:t>etc.</w:t>
      </w:r>
    </w:p>
    <w:p w:rsidR="00394D73" w:rsidRPr="00487D62" w:rsidRDefault="00394D73" w:rsidP="00394D73">
      <w:pPr>
        <w:pStyle w:val="Heading3"/>
        <w:rPr>
          <w:b w:val="0"/>
          <w:i/>
          <w:lang w:val="en-IN"/>
        </w:rPr>
      </w:pPr>
      <w:bookmarkStart w:id="302" w:name="_Toc409781206"/>
      <w:r w:rsidRPr="00094CFC">
        <w:rPr>
          <w:i/>
          <w:lang w:val="en-IN"/>
        </w:rPr>
        <w:t>Complete Activity</w:t>
      </w:r>
      <w:bookmarkEnd w:id="302"/>
      <w:r w:rsidR="000C70D0">
        <w:rPr>
          <w:i/>
          <w:lang w:val="en-IN"/>
        </w:rPr>
        <w:t>:</w:t>
      </w:r>
      <w:r w:rsidR="00094CFC">
        <w:rPr>
          <w:b w:val="0"/>
          <w:i/>
          <w:lang w:val="en-IN"/>
        </w:rPr>
        <w:br/>
      </w:r>
      <w:r w:rsidR="007B185A">
        <w:rPr>
          <w:b w:val="0"/>
          <w:i/>
          <w:lang w:val="en-IN"/>
        </w:rPr>
        <w:t>This marks the activity as a completed activity. It means, user has filled up all the required fields and provided sufficient data. Finally, confirming the activity as completed.</w:t>
      </w:r>
    </w:p>
    <w:p w:rsidR="00394D73" w:rsidRPr="00487D62" w:rsidRDefault="00394D73" w:rsidP="00394D73">
      <w:pPr>
        <w:pStyle w:val="Heading3"/>
        <w:rPr>
          <w:b w:val="0"/>
          <w:i/>
          <w:lang w:val="en-IN"/>
        </w:rPr>
      </w:pPr>
      <w:bookmarkStart w:id="303" w:name="_Toc409781207"/>
      <w:r w:rsidRPr="000234A3">
        <w:rPr>
          <w:i/>
          <w:lang w:val="en-IN"/>
        </w:rPr>
        <w:t>Clone Activit</w:t>
      </w:r>
      <w:bookmarkEnd w:id="303"/>
      <w:r w:rsidR="000234A3" w:rsidRPr="000234A3">
        <w:rPr>
          <w:i/>
          <w:lang w:val="en-IN"/>
        </w:rPr>
        <w:t>y</w:t>
      </w:r>
      <w:r w:rsidR="00D70AFD" w:rsidRPr="000234A3">
        <w:rPr>
          <w:i/>
          <w:lang w:val="en-IN"/>
        </w:rPr>
        <w:t xml:space="preserve">: </w:t>
      </w:r>
      <w:r w:rsidR="000234A3">
        <w:rPr>
          <w:b w:val="0"/>
          <w:i/>
          <w:lang w:val="en-IN"/>
        </w:rPr>
        <w:br/>
      </w:r>
      <w:r w:rsidR="00D13CF1">
        <w:rPr>
          <w:b w:val="0"/>
          <w:i/>
          <w:lang w:val="en-IN"/>
        </w:rPr>
        <w:t xml:space="preserve">User can clone </w:t>
      </w:r>
      <w:r w:rsidR="00082F1C">
        <w:rPr>
          <w:b w:val="0"/>
          <w:i/>
          <w:lang w:val="en-IN"/>
        </w:rPr>
        <w:t xml:space="preserve">an existing activity. </w:t>
      </w:r>
      <w:r w:rsidR="00FE045F">
        <w:rPr>
          <w:b w:val="0"/>
          <w:i/>
          <w:lang w:val="en-IN"/>
        </w:rPr>
        <w:t>By clonin</w:t>
      </w:r>
      <w:r w:rsidR="004E1E89">
        <w:rPr>
          <w:b w:val="0"/>
          <w:i/>
          <w:lang w:val="en-IN"/>
        </w:rPr>
        <w:t>g</w:t>
      </w:r>
      <w:r w:rsidR="00082F1C">
        <w:rPr>
          <w:b w:val="0"/>
          <w:i/>
          <w:lang w:val="en-IN"/>
        </w:rPr>
        <w:t xml:space="preserve">, </w:t>
      </w:r>
      <w:r w:rsidR="009F04FB">
        <w:rPr>
          <w:b w:val="0"/>
          <w:i/>
          <w:lang w:val="en-IN"/>
        </w:rPr>
        <w:t>user makes</w:t>
      </w:r>
      <w:r w:rsidR="00082F1C">
        <w:rPr>
          <w:b w:val="0"/>
          <w:i/>
          <w:lang w:val="en-IN"/>
        </w:rPr>
        <w:t xml:space="preserve"> changes accordingly, without </w:t>
      </w:r>
      <w:r w:rsidR="009F04FB">
        <w:rPr>
          <w:b w:val="0"/>
          <w:i/>
          <w:lang w:val="en-IN"/>
        </w:rPr>
        <w:t>affecting</w:t>
      </w:r>
      <w:r w:rsidR="00082F1C">
        <w:rPr>
          <w:b w:val="0"/>
          <w:i/>
          <w:lang w:val="en-IN"/>
        </w:rPr>
        <w:t xml:space="preserve"> the actual/original activity.</w:t>
      </w:r>
    </w:p>
    <w:p w:rsidR="00394D73" w:rsidRPr="00487D62" w:rsidRDefault="00394D73" w:rsidP="00394D73">
      <w:pPr>
        <w:pStyle w:val="Heading3"/>
        <w:rPr>
          <w:b w:val="0"/>
          <w:i/>
          <w:lang w:val="en-IN"/>
        </w:rPr>
      </w:pPr>
      <w:bookmarkStart w:id="304" w:name="_Toc409781208"/>
      <w:r w:rsidRPr="00961CD2">
        <w:rPr>
          <w:i/>
          <w:lang w:val="en-IN"/>
        </w:rPr>
        <w:t>Create Multiple Versions</w:t>
      </w:r>
      <w:bookmarkEnd w:id="304"/>
      <w:r w:rsidR="00517851">
        <w:rPr>
          <w:i/>
          <w:lang w:val="en-IN"/>
        </w:rPr>
        <w:t xml:space="preserve">: </w:t>
      </w:r>
      <w:r w:rsidR="00961CD2">
        <w:rPr>
          <w:b w:val="0"/>
          <w:i/>
          <w:lang w:val="en-IN"/>
        </w:rPr>
        <w:br/>
      </w:r>
      <w:r w:rsidR="00F64883">
        <w:rPr>
          <w:b w:val="0"/>
          <w:i/>
          <w:lang w:val="en-IN"/>
        </w:rPr>
        <w:t>User can make multiple versions of an activity. It helps in making analysis by comparing multiple versions.</w:t>
      </w:r>
    </w:p>
    <w:p w:rsidR="00394D73" w:rsidRPr="00487D62" w:rsidRDefault="00394D73" w:rsidP="00394D73">
      <w:pPr>
        <w:pStyle w:val="Heading3"/>
        <w:rPr>
          <w:b w:val="0"/>
          <w:i/>
          <w:lang w:val="en-IN"/>
        </w:rPr>
      </w:pPr>
      <w:bookmarkStart w:id="305" w:name="_Toc409781209"/>
      <w:r w:rsidRPr="006B7379">
        <w:rPr>
          <w:i/>
          <w:lang w:val="en-IN"/>
        </w:rPr>
        <w:t>View Revisions</w:t>
      </w:r>
      <w:bookmarkEnd w:id="305"/>
      <w:r w:rsidR="005874A6" w:rsidRPr="006B7379">
        <w:rPr>
          <w:i/>
          <w:lang w:val="en-IN"/>
        </w:rPr>
        <w:t xml:space="preserve">: </w:t>
      </w:r>
      <w:r w:rsidR="006B7379">
        <w:rPr>
          <w:b w:val="0"/>
          <w:i/>
          <w:lang w:val="en-IN"/>
        </w:rPr>
        <w:br/>
      </w:r>
      <w:r w:rsidR="00A00209">
        <w:rPr>
          <w:b w:val="0"/>
          <w:i/>
          <w:lang w:val="en-IN"/>
        </w:rPr>
        <w:t>When an activity has multiple versions, user can view those by clicking “View Revisions”button</w:t>
      </w:r>
      <w:r w:rsidR="00774166">
        <w:rPr>
          <w:b w:val="0"/>
          <w:i/>
          <w:lang w:val="en-IN"/>
        </w:rPr>
        <w:t xml:space="preserve"> to check the changes are made between the versions</w:t>
      </w:r>
      <w:r w:rsidR="00A00209">
        <w:rPr>
          <w:b w:val="0"/>
          <w:i/>
          <w:lang w:val="en-IN"/>
        </w:rPr>
        <w:t>.</w:t>
      </w:r>
    </w:p>
    <w:p w:rsidR="006A4F62" w:rsidRPr="00487D62" w:rsidRDefault="00394D73" w:rsidP="00394D73">
      <w:pPr>
        <w:pStyle w:val="Heading3"/>
        <w:rPr>
          <w:b w:val="0"/>
          <w:i/>
          <w:lang w:val="en-IN"/>
        </w:rPr>
      </w:pPr>
      <w:bookmarkStart w:id="306" w:name="_Toc409781210"/>
      <w:r w:rsidRPr="00D56065">
        <w:rPr>
          <w:i/>
          <w:lang w:val="en-IN"/>
        </w:rPr>
        <w:t>Request Update</w:t>
      </w:r>
      <w:bookmarkEnd w:id="306"/>
      <w:r w:rsidR="00353949">
        <w:rPr>
          <w:i/>
          <w:lang w:val="en-IN"/>
        </w:rPr>
        <w:t xml:space="preserve">: </w:t>
      </w:r>
      <w:r w:rsidR="00D56065">
        <w:rPr>
          <w:b w:val="0"/>
          <w:i/>
          <w:lang w:val="en-IN"/>
        </w:rPr>
        <w:br/>
      </w:r>
      <w:r w:rsidR="00DF6222">
        <w:rPr>
          <w:b w:val="0"/>
          <w:i/>
          <w:lang w:val="en-IN"/>
        </w:rPr>
        <w:t xml:space="preserve">If a user </w:t>
      </w:r>
      <w:r w:rsidR="00977AE1">
        <w:rPr>
          <w:b w:val="0"/>
          <w:i/>
          <w:lang w:val="en-IN"/>
        </w:rPr>
        <w:t xml:space="preserve">wants to have </w:t>
      </w:r>
      <w:r w:rsidR="00DF6222">
        <w:rPr>
          <w:b w:val="0"/>
          <w:i/>
          <w:lang w:val="en-IN"/>
        </w:rPr>
        <w:t xml:space="preserve">updates of an activity, </w:t>
      </w:r>
      <w:r w:rsidR="002C6143">
        <w:rPr>
          <w:b w:val="0"/>
          <w:i/>
          <w:lang w:val="en-IN"/>
        </w:rPr>
        <w:t>user</w:t>
      </w:r>
      <w:r w:rsidR="00DF6222">
        <w:rPr>
          <w:b w:val="0"/>
          <w:i/>
          <w:lang w:val="en-IN"/>
        </w:rPr>
        <w:t xml:space="preserve"> can raise “Request Update”</w:t>
      </w:r>
      <w:r w:rsidR="00D1491E">
        <w:rPr>
          <w:b w:val="0"/>
          <w:i/>
          <w:lang w:val="en-IN"/>
        </w:rPr>
        <w:t>. Request goes to the owner of the activity. From now, user and the owner of the activity will communicate in the chosen way.</w:t>
      </w:r>
    </w:p>
    <w:p w:rsidR="00580BAA" w:rsidRPr="003177B0" w:rsidRDefault="006A4F62" w:rsidP="00C71270">
      <w:pPr>
        <w:pStyle w:val="Heading2"/>
        <w:rPr>
          <w:rFonts w:ascii="Candara" w:hAnsi="Candara"/>
          <w:i/>
          <w:lang w:val="en-IN"/>
        </w:rPr>
      </w:pPr>
      <w:bookmarkStart w:id="307" w:name="_Toc409781211"/>
      <w:r w:rsidRPr="003177B0">
        <w:rPr>
          <w:rFonts w:ascii="Candara" w:hAnsi="Candara"/>
          <w:lang w:val="en-IN"/>
        </w:rPr>
        <w:t>Report</w:t>
      </w:r>
      <w:r w:rsidR="00580BAA" w:rsidRPr="003177B0">
        <w:rPr>
          <w:rFonts w:ascii="Candara" w:hAnsi="Candara"/>
          <w:lang w:val="en-IN"/>
        </w:rPr>
        <w:t>s</w:t>
      </w:r>
      <w:bookmarkEnd w:id="307"/>
      <w:r w:rsidR="00C71270" w:rsidRPr="003177B0">
        <w:rPr>
          <w:rFonts w:ascii="Candara" w:hAnsi="Candara"/>
          <w:lang w:val="en-IN"/>
        </w:rPr>
        <w:br/>
      </w:r>
      <w:r w:rsidR="00437760">
        <w:rPr>
          <w:rFonts w:ascii="Candara" w:hAnsi="Candara"/>
          <w:b w:val="0"/>
          <w:lang w:val="en-IN"/>
        </w:rPr>
        <w:t xml:space="preserve">Report </w:t>
      </w:r>
      <w:r w:rsidR="00267F82">
        <w:rPr>
          <w:rFonts w:ascii="Candara" w:hAnsi="Candara"/>
          <w:b w:val="0"/>
          <w:lang w:val="en-IN"/>
        </w:rPr>
        <w:t>can</w:t>
      </w:r>
      <w:r w:rsidR="00E92C07">
        <w:rPr>
          <w:rFonts w:ascii="Candara" w:hAnsi="Candara"/>
          <w:b w:val="0"/>
          <w:lang w:val="en-IN"/>
        </w:rPr>
        <w:t xml:space="preserve"> be u</w:t>
      </w:r>
      <w:r w:rsidR="00C71270" w:rsidRPr="003177B0">
        <w:rPr>
          <w:rFonts w:ascii="Candara" w:hAnsi="Candara"/>
          <w:b w:val="0"/>
          <w:lang w:val="en-IN"/>
        </w:rPr>
        <w:t>sed to generate the information based on the user’s requirement in a readable and easilyunderstandable format.</w:t>
      </w:r>
      <w:r w:rsidR="002476FF">
        <w:rPr>
          <w:rFonts w:ascii="Candara" w:hAnsi="Candara"/>
          <w:b w:val="0"/>
          <w:lang w:val="en-IN"/>
        </w:rPr>
        <w:br/>
      </w:r>
      <w:r w:rsidR="002476FF">
        <w:rPr>
          <w:noProof/>
          <w:lang w:bidi="ar-SA"/>
        </w:rPr>
        <w:drawing>
          <wp:inline distT="0" distB="0" distL="0" distR="0">
            <wp:extent cx="5010150" cy="7315200"/>
            <wp:effectExtent l="0" t="0" r="0" b="0"/>
            <wp:docPr id="30" name="AXU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XU29.png"/>
                    <pic:cNvPicPr>
                      <a:picLocks noChangeAspect="1" noChangeArrowheads="1"/>
                    </pic:cNvPicPr>
                  </pic:nvPicPr>
                  <pic:blipFill>
                    <a:blip r:embed="rId28"/>
                    <a:stretch>
                      <a:fillRect/>
                    </a:stretch>
                  </pic:blipFill>
                  <pic:spPr>
                    <a:xfrm>
                      <a:off x="0" y="0"/>
                      <a:ext cx="5010150" cy="7315200"/>
                    </a:xfrm>
                    <a:prstGeom prst="rect">
                      <a:avLst/>
                    </a:prstGeom>
                  </pic:spPr>
                </pic:pic>
              </a:graphicData>
            </a:graphic>
          </wp:inline>
        </w:drawing>
      </w:r>
    </w:p>
    <w:p w:rsidR="00580BAA" w:rsidRPr="00580BAA" w:rsidRDefault="00580BAA" w:rsidP="00580BAA">
      <w:pPr>
        <w:pStyle w:val="Heading3"/>
        <w:rPr>
          <w:b w:val="0"/>
          <w:i/>
          <w:lang w:val="en-IN"/>
        </w:rPr>
      </w:pPr>
      <w:bookmarkStart w:id="308" w:name="_Toc409781212"/>
      <w:r w:rsidRPr="00115677">
        <w:rPr>
          <w:i/>
          <w:lang w:val="en-IN"/>
        </w:rPr>
        <w:t>Standard Reports</w:t>
      </w:r>
      <w:bookmarkEnd w:id="308"/>
      <w:r w:rsidR="00115677" w:rsidRPr="00115677">
        <w:rPr>
          <w:i/>
          <w:lang w:val="en-IN"/>
        </w:rPr>
        <w:t xml:space="preserve">: </w:t>
      </w:r>
      <w:r w:rsidR="00115677">
        <w:rPr>
          <w:b w:val="0"/>
          <w:i/>
          <w:lang w:val="en-IN"/>
        </w:rPr>
        <w:br/>
        <w:t xml:space="preserve">Lists out all the available report types e.g.: “Activity Summary, Compound Summary, Platform Activities, Associate, etc.” User can perform “Run, Customize, </w:t>
      </w:r>
      <w:r w:rsidR="00E610E1">
        <w:rPr>
          <w:b w:val="0"/>
          <w:i/>
          <w:lang w:val="en-IN"/>
        </w:rPr>
        <w:t>and Schedule</w:t>
      </w:r>
      <w:r w:rsidR="00115677">
        <w:rPr>
          <w:b w:val="0"/>
          <w:i/>
          <w:lang w:val="en-IN"/>
        </w:rPr>
        <w:t>”</w:t>
      </w:r>
      <w:r w:rsidR="00FA31F0">
        <w:rPr>
          <w:b w:val="0"/>
          <w:i/>
          <w:lang w:val="en-IN"/>
        </w:rPr>
        <w:t xml:space="preserve">. </w:t>
      </w:r>
    </w:p>
    <w:p w:rsidR="00580BAA" w:rsidRPr="00580BAA" w:rsidRDefault="00580BAA" w:rsidP="00580BAA">
      <w:pPr>
        <w:pStyle w:val="Heading3"/>
        <w:rPr>
          <w:b w:val="0"/>
          <w:i/>
          <w:lang w:val="en-IN"/>
        </w:rPr>
      </w:pPr>
      <w:bookmarkStart w:id="309" w:name="_Toc409781213"/>
      <w:r w:rsidRPr="006C575C">
        <w:rPr>
          <w:i/>
          <w:lang w:val="en-IN"/>
        </w:rPr>
        <w:t>Saved Reports</w:t>
      </w:r>
      <w:bookmarkEnd w:id="309"/>
      <w:r w:rsidR="00624FC1">
        <w:rPr>
          <w:i/>
          <w:lang w:val="en-IN"/>
        </w:rPr>
        <w:t>:</w:t>
      </w:r>
      <w:r w:rsidR="006C575C" w:rsidRPr="006C575C">
        <w:rPr>
          <w:b w:val="0"/>
          <w:i/>
          <w:lang w:val="en-IN"/>
        </w:rPr>
        <w:br/>
      </w:r>
      <w:r w:rsidR="00624FC1">
        <w:rPr>
          <w:b w:val="0"/>
          <w:i/>
          <w:lang w:val="en-IN"/>
        </w:rPr>
        <w:t>After the user run the chosen report, he/she can save the query.</w:t>
      </w:r>
      <w:r w:rsidR="00946791">
        <w:rPr>
          <w:b w:val="0"/>
          <w:i/>
          <w:lang w:val="en-IN"/>
        </w:rPr>
        <w:t>The saved query will be displayed under “Saved Reports”.</w:t>
      </w:r>
    </w:p>
    <w:p w:rsidR="00580BAA" w:rsidRPr="00580BAA" w:rsidRDefault="00580BAA" w:rsidP="00580BAA">
      <w:pPr>
        <w:pStyle w:val="Heading3"/>
        <w:rPr>
          <w:b w:val="0"/>
          <w:i/>
          <w:lang w:val="en-IN"/>
        </w:rPr>
      </w:pPr>
      <w:bookmarkStart w:id="310" w:name="_Toc409781214"/>
      <w:r w:rsidRPr="00BD46B5">
        <w:rPr>
          <w:i/>
          <w:lang w:val="en-IN"/>
        </w:rPr>
        <w:t>Scheduled Reports</w:t>
      </w:r>
      <w:bookmarkEnd w:id="310"/>
      <w:r w:rsidR="00BD46B5" w:rsidRPr="00BD46B5">
        <w:rPr>
          <w:i/>
          <w:lang w:val="en-IN"/>
        </w:rPr>
        <w:t xml:space="preserve">: </w:t>
      </w:r>
      <w:r w:rsidR="00BD46B5">
        <w:rPr>
          <w:b w:val="0"/>
          <w:i/>
          <w:lang w:val="en-IN"/>
        </w:rPr>
        <w:br/>
      </w:r>
      <w:r w:rsidR="00A71757">
        <w:rPr>
          <w:b w:val="0"/>
          <w:i/>
          <w:lang w:val="en-IN"/>
        </w:rPr>
        <w:t>User’s scheduled reports from “Standard Reports” will be displayed.</w:t>
      </w:r>
    </w:p>
    <w:p w:rsidR="006A4F62" w:rsidRPr="00580BAA" w:rsidRDefault="00580BAA" w:rsidP="00580BAA">
      <w:pPr>
        <w:pStyle w:val="Heading3"/>
        <w:rPr>
          <w:b w:val="0"/>
          <w:i/>
          <w:lang w:val="en-IN"/>
        </w:rPr>
      </w:pPr>
      <w:bookmarkStart w:id="311" w:name="_Toc409781215"/>
      <w:r w:rsidRPr="00A71757">
        <w:rPr>
          <w:i/>
          <w:lang w:val="en-IN"/>
        </w:rPr>
        <w:t>My Scheduled Re</w:t>
      </w:r>
      <w:r w:rsidR="00B2336D" w:rsidRPr="00A71757">
        <w:rPr>
          <w:i/>
          <w:lang w:val="en-IN"/>
        </w:rPr>
        <w:t>p</w:t>
      </w:r>
      <w:r w:rsidRPr="00A71757">
        <w:rPr>
          <w:i/>
          <w:lang w:val="en-IN"/>
        </w:rPr>
        <w:t>orts</w:t>
      </w:r>
      <w:bookmarkEnd w:id="311"/>
      <w:r w:rsidR="00A71757" w:rsidRPr="00A71757">
        <w:rPr>
          <w:i/>
          <w:lang w:val="en-IN"/>
        </w:rPr>
        <w:t xml:space="preserve">: </w:t>
      </w:r>
      <w:r w:rsidR="00A71757">
        <w:rPr>
          <w:b w:val="0"/>
          <w:i/>
          <w:lang w:val="en-IN"/>
        </w:rPr>
        <w:br/>
        <w:t>User’s scheduled reports from “</w:t>
      </w:r>
      <w:r w:rsidR="00897E28">
        <w:rPr>
          <w:b w:val="0"/>
          <w:i/>
          <w:lang w:val="en-IN"/>
        </w:rPr>
        <w:t>Saved</w:t>
      </w:r>
      <w:r w:rsidR="00A71757">
        <w:rPr>
          <w:b w:val="0"/>
          <w:i/>
          <w:lang w:val="en-IN"/>
        </w:rPr>
        <w:t xml:space="preserve"> Reports” will be displayed.</w:t>
      </w:r>
    </w:p>
    <w:p w:rsidR="006A4F62" w:rsidRDefault="006A4F62" w:rsidP="006A4F62">
      <w:pPr>
        <w:pStyle w:val="Heading2"/>
        <w:tabs>
          <w:tab w:val="clear" w:pos="756"/>
        </w:tabs>
        <w:rPr>
          <w:rFonts w:ascii="Candara" w:hAnsi="Candara"/>
          <w:lang w:val="en-IN"/>
        </w:rPr>
      </w:pPr>
      <w:bookmarkStart w:id="312" w:name="_Toc409781216"/>
      <w:r>
        <w:rPr>
          <w:rFonts w:ascii="Candara" w:hAnsi="Candara"/>
          <w:lang w:val="en-IN"/>
        </w:rPr>
        <w:t>Activities Dashboard</w:t>
      </w:r>
      <w:bookmarkEnd w:id="312"/>
      <w:r w:rsidR="00092B88">
        <w:rPr>
          <w:rFonts w:ascii="Candara" w:hAnsi="Candara"/>
          <w:lang w:val="en-IN"/>
        </w:rPr>
        <w:t>:</w:t>
      </w:r>
      <w:r w:rsidR="00092B88">
        <w:rPr>
          <w:rFonts w:ascii="Candara" w:hAnsi="Candara"/>
          <w:lang w:val="en-IN"/>
        </w:rPr>
        <w:br/>
      </w:r>
      <w:r w:rsidR="00092B88">
        <w:rPr>
          <w:rFonts w:ascii="Candara" w:hAnsi="Candara"/>
          <w:b w:val="0"/>
          <w:lang w:val="en-IN"/>
        </w:rPr>
        <w:t>It comes with two graphs as categorized into</w:t>
      </w:r>
      <w:r w:rsidR="0041678F">
        <w:rPr>
          <w:rFonts w:ascii="Candara" w:hAnsi="Candara"/>
          <w:b w:val="0"/>
          <w:lang w:val="en-IN"/>
        </w:rPr>
        <w:br/>
      </w:r>
      <w:r w:rsidR="0025010A">
        <w:rPr>
          <w:rFonts w:ascii="Candara" w:hAnsi="Candara"/>
          <w:b w:val="0"/>
          <w:lang w:val="en-IN"/>
        </w:rPr>
        <w:br/>
        <w:t xml:space="preserve">1. </w:t>
      </w:r>
      <w:r w:rsidR="006E3F07">
        <w:rPr>
          <w:rFonts w:ascii="Candara" w:hAnsi="Candara"/>
          <w:b w:val="0"/>
          <w:lang w:val="en-IN"/>
        </w:rPr>
        <w:t>N</w:t>
      </w:r>
      <w:r w:rsidR="0074223D">
        <w:rPr>
          <w:rFonts w:ascii="Candara" w:hAnsi="Candara"/>
          <w:b w:val="0"/>
          <w:lang w:val="en-IN"/>
        </w:rPr>
        <w:t>o.</w:t>
      </w:r>
      <w:r w:rsidR="006E3F07">
        <w:rPr>
          <w:rFonts w:ascii="Candara" w:hAnsi="Candara"/>
          <w:b w:val="0"/>
          <w:lang w:val="en-IN"/>
        </w:rPr>
        <w:t xml:space="preserve"> of a</w:t>
      </w:r>
      <w:r w:rsidR="00092B88">
        <w:rPr>
          <w:rFonts w:ascii="Candara" w:hAnsi="Candara"/>
          <w:b w:val="0"/>
          <w:lang w:val="en-IN"/>
        </w:rPr>
        <w:t>ctivities finished by month grouped by priorities</w:t>
      </w:r>
      <w:r w:rsidR="0025010A">
        <w:rPr>
          <w:rFonts w:ascii="Candara" w:hAnsi="Candara"/>
          <w:b w:val="0"/>
          <w:lang w:val="en-IN"/>
        </w:rPr>
        <w:br/>
        <w:t>2. No. of activities finished by month grouped by Line Function</w:t>
      </w:r>
      <w:r w:rsidR="00E61294">
        <w:rPr>
          <w:rFonts w:ascii="Candara" w:hAnsi="Candara"/>
          <w:b w:val="0"/>
          <w:lang w:val="en-IN"/>
        </w:rPr>
        <w:br/>
      </w:r>
      <w:r w:rsidR="00832606">
        <w:rPr>
          <w:rFonts w:ascii="Candara" w:hAnsi="Candara"/>
          <w:b w:val="0"/>
          <w:lang w:val="en-IN"/>
        </w:rPr>
        <w:br/>
      </w:r>
      <w:r w:rsidR="00E61294">
        <w:rPr>
          <w:rFonts w:ascii="Candara" w:hAnsi="Candara"/>
          <w:b w:val="0"/>
          <w:lang w:val="en-IN"/>
        </w:rPr>
        <w:t>User can customize the report by changing values of “Franchise, start and end dates”.</w:t>
      </w:r>
      <w:r w:rsidR="00E25F25">
        <w:rPr>
          <w:rFonts w:ascii="Candara" w:hAnsi="Candara"/>
          <w:b w:val="0"/>
          <w:lang w:val="en-IN"/>
        </w:rPr>
        <w:t xml:space="preserve"> The data available for the activities under “Activities dashboard” will be displayed under the graphs in tabular format.</w:t>
      </w:r>
    </w:p>
    <w:p w:rsidR="006A4F62" w:rsidRDefault="006A4F62" w:rsidP="006A4F62">
      <w:pPr>
        <w:pStyle w:val="Heading2"/>
        <w:tabs>
          <w:tab w:val="clear" w:pos="756"/>
        </w:tabs>
        <w:rPr>
          <w:rFonts w:ascii="Candara" w:hAnsi="Candara"/>
          <w:lang w:val="en-IN"/>
        </w:rPr>
      </w:pPr>
      <w:bookmarkStart w:id="313" w:name="_Toc409781217"/>
      <w:r>
        <w:rPr>
          <w:rFonts w:ascii="Candara" w:hAnsi="Candara"/>
          <w:lang w:val="en-IN"/>
        </w:rPr>
        <w:t>Associate Dashboard</w:t>
      </w:r>
      <w:bookmarkEnd w:id="313"/>
      <w:r w:rsidR="00572C82">
        <w:rPr>
          <w:rFonts w:ascii="Candara" w:hAnsi="Candara"/>
          <w:lang w:val="en-IN"/>
        </w:rPr>
        <w:t xml:space="preserve">: </w:t>
      </w:r>
      <w:r w:rsidR="00572C82">
        <w:rPr>
          <w:rFonts w:ascii="Candara" w:hAnsi="Candara"/>
          <w:lang w:val="en-IN"/>
        </w:rPr>
        <w:br/>
      </w:r>
      <w:r w:rsidR="005A397A">
        <w:rPr>
          <w:rFonts w:ascii="Candara" w:hAnsi="Candara"/>
          <w:b w:val="0"/>
          <w:lang w:val="en-IN"/>
        </w:rPr>
        <w:t xml:space="preserve">Number of activities and Franchise will be displayed as graph. </w:t>
      </w:r>
      <w:r w:rsidR="00B318B1">
        <w:rPr>
          <w:rFonts w:ascii="Candara" w:hAnsi="Candara"/>
          <w:b w:val="0"/>
          <w:lang w:val="en-IN"/>
        </w:rPr>
        <w:t xml:space="preserve">User can customize the dates of the activities, and the graph will be updated and the data will be displayed in Gantt </w:t>
      </w:r>
      <w:r w:rsidR="00475E2C">
        <w:rPr>
          <w:rFonts w:ascii="Candara" w:hAnsi="Candara"/>
          <w:b w:val="0"/>
          <w:lang w:val="en-IN"/>
        </w:rPr>
        <w:t>chart</w:t>
      </w:r>
      <w:r w:rsidR="00B318B1">
        <w:rPr>
          <w:rFonts w:ascii="Candara" w:hAnsi="Candara"/>
          <w:b w:val="0"/>
          <w:lang w:val="en-IN"/>
        </w:rPr>
        <w:t xml:space="preserve">. </w:t>
      </w:r>
      <w:r w:rsidR="00475E2C">
        <w:rPr>
          <w:rFonts w:ascii="Candara" w:hAnsi="Candara"/>
          <w:b w:val="0"/>
          <w:lang w:val="en-IN"/>
        </w:rPr>
        <w:t>Graph related data will be displayed year wise under the “My associated activities” section.</w:t>
      </w:r>
    </w:p>
    <w:p w:rsidR="00A67134" w:rsidRDefault="006A4F62" w:rsidP="006A4F62">
      <w:pPr>
        <w:pStyle w:val="Heading2"/>
        <w:tabs>
          <w:tab w:val="clear" w:pos="756"/>
        </w:tabs>
        <w:rPr>
          <w:rFonts w:ascii="Candara" w:hAnsi="Candara"/>
          <w:lang w:val="en-IN"/>
        </w:rPr>
      </w:pPr>
      <w:bookmarkStart w:id="314" w:name="_Toc409781218"/>
      <w:r>
        <w:rPr>
          <w:rFonts w:ascii="Candara" w:hAnsi="Candara"/>
          <w:lang w:val="en-IN"/>
        </w:rPr>
        <w:t>Resource Managemen</w:t>
      </w:r>
      <w:r w:rsidR="00A67134">
        <w:rPr>
          <w:rFonts w:ascii="Candara" w:hAnsi="Candara"/>
          <w:lang w:val="en-IN"/>
        </w:rPr>
        <w:t>t</w:t>
      </w:r>
      <w:bookmarkEnd w:id="314"/>
      <w:r w:rsidR="008508E0">
        <w:rPr>
          <w:rFonts w:ascii="Candara" w:hAnsi="Candara"/>
          <w:lang w:val="en-IN"/>
        </w:rPr>
        <w:t>:</w:t>
      </w:r>
      <w:r w:rsidR="008508E0">
        <w:rPr>
          <w:rFonts w:ascii="Candara" w:hAnsi="Candara"/>
          <w:lang w:val="en-IN"/>
        </w:rPr>
        <w:br/>
      </w:r>
      <w:r w:rsidR="00847CCB">
        <w:rPr>
          <w:rFonts w:ascii="Candara" w:hAnsi="Candara"/>
          <w:b w:val="0"/>
          <w:lang w:val="en-IN"/>
        </w:rPr>
        <w:t xml:space="preserve">Provides </w:t>
      </w:r>
      <w:r w:rsidR="007F0090">
        <w:rPr>
          <w:rFonts w:ascii="Candara" w:hAnsi="Candara"/>
          <w:b w:val="0"/>
          <w:lang w:val="en-IN"/>
        </w:rPr>
        <w:t xml:space="preserve">resources </w:t>
      </w:r>
      <w:r w:rsidR="00847CCB">
        <w:rPr>
          <w:rFonts w:ascii="Candara" w:hAnsi="Candara"/>
          <w:b w:val="0"/>
          <w:lang w:val="en-IN"/>
        </w:rPr>
        <w:t>status in Gantt chart view. User can choose the data to be displayed by Franchisee, Project, Line Function, Start date, and End date.</w:t>
      </w:r>
    </w:p>
    <w:p w:rsidR="006A4F62" w:rsidRDefault="00A67134" w:rsidP="006A4F62">
      <w:pPr>
        <w:pStyle w:val="Heading2"/>
        <w:tabs>
          <w:tab w:val="clear" w:pos="756"/>
        </w:tabs>
        <w:rPr>
          <w:rFonts w:ascii="Candara" w:hAnsi="Candara"/>
          <w:lang w:val="en-IN"/>
        </w:rPr>
      </w:pPr>
      <w:bookmarkStart w:id="315" w:name="_Toc409781219"/>
      <w:r>
        <w:rPr>
          <w:rFonts w:ascii="Candara" w:hAnsi="Candara"/>
          <w:lang w:val="en-IN"/>
        </w:rPr>
        <w:t>Search</w:t>
      </w:r>
      <w:bookmarkEnd w:id="315"/>
      <w:r w:rsidR="00664800">
        <w:rPr>
          <w:rFonts w:ascii="Candara" w:hAnsi="Candara"/>
          <w:lang w:val="en-IN"/>
        </w:rPr>
        <w:t xml:space="preserve">: </w:t>
      </w:r>
      <w:r w:rsidR="00990AAF">
        <w:rPr>
          <w:rFonts w:ascii="Candara" w:hAnsi="Candara"/>
          <w:lang w:val="en-IN"/>
        </w:rPr>
        <w:br/>
      </w:r>
      <w:r w:rsidR="00990AAF" w:rsidRPr="00990AAF">
        <w:rPr>
          <w:rFonts w:ascii="Candara" w:hAnsi="Candara"/>
          <w:b w:val="0"/>
          <w:lang w:val="en-IN"/>
        </w:rPr>
        <w:t>User can search for activities by the Activity Id or by providing keywords.</w:t>
      </w:r>
    </w:p>
    <w:p w:rsidR="006A4F62" w:rsidRPr="00E740CC" w:rsidRDefault="006A4F62" w:rsidP="0068246F">
      <w:pPr>
        <w:pStyle w:val="Heading3"/>
        <w:rPr>
          <w:b w:val="0"/>
          <w:i/>
          <w:lang w:val="en-IN"/>
        </w:rPr>
      </w:pPr>
      <w:bookmarkStart w:id="316" w:name="_Toc409781220"/>
      <w:r w:rsidRPr="00664800">
        <w:rPr>
          <w:i/>
          <w:lang w:val="en-IN"/>
        </w:rPr>
        <w:t>Global Search</w:t>
      </w:r>
      <w:bookmarkEnd w:id="316"/>
      <w:r w:rsidR="00664800" w:rsidRPr="00664800">
        <w:rPr>
          <w:i/>
          <w:lang w:val="en-IN"/>
        </w:rPr>
        <w:t xml:space="preserve">: </w:t>
      </w:r>
      <w:r w:rsidR="00664800">
        <w:rPr>
          <w:b w:val="0"/>
          <w:i/>
          <w:lang w:val="en-IN"/>
        </w:rPr>
        <w:br/>
      </w:r>
      <w:r w:rsidR="00445FFE">
        <w:rPr>
          <w:b w:val="0"/>
          <w:i/>
          <w:lang w:val="en-IN"/>
        </w:rPr>
        <w:t xml:space="preserve">If the user knows the Activity ID, he/she can enter the same and can search for it. User can separate the keywords by using Semi-colon </w:t>
      </w:r>
      <w:r w:rsidR="008666C7">
        <w:rPr>
          <w:b w:val="0"/>
          <w:i/>
          <w:lang w:val="en-IN"/>
        </w:rPr>
        <w:t>“;”</w:t>
      </w:r>
      <w:r w:rsidR="00445FFE">
        <w:rPr>
          <w:b w:val="0"/>
          <w:i/>
          <w:lang w:val="en-IN"/>
        </w:rPr>
        <w:t>.</w:t>
      </w:r>
      <w:r w:rsidR="006E5858">
        <w:rPr>
          <w:b w:val="0"/>
          <w:i/>
          <w:lang w:val="en-IN"/>
        </w:rPr>
        <w:br/>
      </w:r>
      <w:r w:rsidR="006E5858">
        <w:rPr>
          <w:noProof/>
          <w:lang w:bidi="ar-SA"/>
        </w:rPr>
        <w:drawing>
          <wp:inline distT="0" distB="0" distL="0" distR="0">
            <wp:extent cx="2748791" cy="714375"/>
            <wp:effectExtent l="0" t="0" r="0" b="0"/>
            <wp:docPr id="6" name="AXU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XU29.png"/>
                    <pic:cNvPicPr>
                      <a:picLocks noChangeAspect="1" noChangeArrowheads="1"/>
                    </pic:cNvPicPr>
                  </pic:nvPicPr>
                  <pic:blipFill rotWithShape="1">
                    <a:blip r:embed="rId28"/>
                    <a:srcRect l="66350" b="94011"/>
                    <a:stretch/>
                  </pic:blipFill>
                  <pic:spPr bwMode="auto">
                    <a:xfrm>
                      <a:off x="0" y="0"/>
                      <a:ext cx="2748791" cy="7143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90098" w:rsidRPr="00E740CC" w:rsidRDefault="006A4F62" w:rsidP="0068246F">
      <w:pPr>
        <w:pStyle w:val="Heading3"/>
        <w:rPr>
          <w:b w:val="0"/>
          <w:i/>
          <w:lang w:val="en-IN"/>
        </w:rPr>
      </w:pPr>
      <w:bookmarkStart w:id="317" w:name="_Toc409781221"/>
      <w:r w:rsidRPr="007F250B">
        <w:rPr>
          <w:i/>
          <w:lang w:val="en-IN"/>
        </w:rPr>
        <w:t>Advanced Searc</w:t>
      </w:r>
      <w:r w:rsidR="00D90098" w:rsidRPr="007F250B">
        <w:rPr>
          <w:i/>
          <w:lang w:val="en-IN"/>
        </w:rPr>
        <w:t>h</w:t>
      </w:r>
      <w:bookmarkEnd w:id="317"/>
      <w:r w:rsidR="007F250B" w:rsidRPr="007F250B">
        <w:rPr>
          <w:i/>
          <w:lang w:val="en-IN"/>
        </w:rPr>
        <w:t>:</w:t>
      </w:r>
      <w:r w:rsidR="007F250B">
        <w:rPr>
          <w:b w:val="0"/>
          <w:i/>
          <w:lang w:val="en-IN"/>
        </w:rPr>
        <w:br/>
      </w:r>
      <w:r w:rsidR="00CA4F5B">
        <w:rPr>
          <w:b w:val="0"/>
          <w:i/>
          <w:lang w:val="en-IN"/>
        </w:rPr>
        <w:t>User could perform search by providing values</w:t>
      </w:r>
      <w:r w:rsidR="00723C5B">
        <w:rPr>
          <w:b w:val="0"/>
          <w:i/>
          <w:lang w:val="en-IN"/>
        </w:rPr>
        <w:t xml:space="preserve"> for multiple fields</w:t>
      </w:r>
      <w:r w:rsidR="00B1502D">
        <w:rPr>
          <w:b w:val="0"/>
          <w:i/>
          <w:lang w:val="en-IN"/>
        </w:rPr>
        <w:t xml:space="preserve"> under “Activity, Metadata, Specification Variables, and Specification Events”.</w:t>
      </w:r>
      <w:r w:rsidR="002676E7">
        <w:rPr>
          <w:b w:val="0"/>
          <w:i/>
          <w:lang w:val="en-IN"/>
        </w:rPr>
        <w:t xml:space="preserve"> User can include the activit</w:t>
      </w:r>
      <w:r w:rsidR="00A4637D">
        <w:rPr>
          <w:b w:val="0"/>
          <w:i/>
          <w:lang w:val="en-IN"/>
        </w:rPr>
        <w:t>ies</w:t>
      </w:r>
      <w:r w:rsidR="002676E7">
        <w:rPr>
          <w:b w:val="0"/>
          <w:i/>
          <w:lang w:val="en-IN"/>
        </w:rPr>
        <w:t xml:space="preserve"> which are archived.</w:t>
      </w:r>
      <w:r w:rsidR="00B07F34">
        <w:rPr>
          <w:b w:val="0"/>
          <w:i/>
          <w:lang w:val="en-IN"/>
        </w:rPr>
        <w:br/>
      </w:r>
      <w:r w:rsidR="00B07F34">
        <w:rPr>
          <w:noProof/>
          <w:lang w:bidi="ar-SA"/>
        </w:rPr>
        <w:drawing>
          <wp:inline distT="0" distB="0" distL="0" distR="0">
            <wp:extent cx="5200650" cy="7315200"/>
            <wp:effectExtent l="0" t="0" r="0" b="0"/>
            <wp:docPr id="12"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1.png"/>
                    <pic:cNvPicPr>
                      <a:picLocks noChangeAspect="1" noChangeArrowheads="1"/>
                    </pic:cNvPicPr>
                  </pic:nvPicPr>
                  <pic:blipFill>
                    <a:blip r:embed="rId29"/>
                    <a:stretch>
                      <a:fillRect/>
                    </a:stretch>
                  </pic:blipFill>
                  <pic:spPr>
                    <a:xfrm>
                      <a:off x="0" y="0"/>
                      <a:ext cx="5200650" cy="7315200"/>
                    </a:xfrm>
                    <a:prstGeom prst="rect">
                      <a:avLst/>
                    </a:prstGeom>
                  </pic:spPr>
                </pic:pic>
              </a:graphicData>
            </a:graphic>
          </wp:inline>
        </w:drawing>
      </w:r>
    </w:p>
    <w:p w:rsidR="006A4F62" w:rsidRDefault="00D90098" w:rsidP="00D90098">
      <w:pPr>
        <w:pStyle w:val="Heading2"/>
        <w:rPr>
          <w:rFonts w:ascii="Candara" w:hAnsi="Candara"/>
          <w:lang w:val="en-IN"/>
        </w:rPr>
      </w:pPr>
      <w:bookmarkStart w:id="318" w:name="_Toc409781222"/>
      <w:r w:rsidRPr="00D90098">
        <w:rPr>
          <w:rFonts w:ascii="Candara" w:hAnsi="Candara"/>
          <w:lang w:val="en-IN"/>
        </w:rPr>
        <w:t>Alerts/View All Alerts</w:t>
      </w:r>
      <w:bookmarkEnd w:id="318"/>
    </w:p>
    <w:p w:rsidR="006A4F62" w:rsidRDefault="006A4F62" w:rsidP="006A4F62">
      <w:pPr>
        <w:pStyle w:val="Heading2"/>
        <w:tabs>
          <w:tab w:val="clear" w:pos="756"/>
        </w:tabs>
        <w:rPr>
          <w:rFonts w:ascii="Candara" w:hAnsi="Candara"/>
          <w:lang w:val="en-IN"/>
        </w:rPr>
      </w:pPr>
      <w:bookmarkStart w:id="319" w:name="_Toc409781223"/>
      <w:r>
        <w:rPr>
          <w:rFonts w:ascii="Candara" w:hAnsi="Candara"/>
          <w:lang w:val="en-IN"/>
        </w:rPr>
        <w:t>My Account</w:t>
      </w:r>
      <w:bookmarkEnd w:id="319"/>
      <w:r w:rsidR="001E557E">
        <w:rPr>
          <w:rFonts w:ascii="Candara" w:hAnsi="Candara"/>
          <w:lang w:val="en-IN"/>
        </w:rPr>
        <w:t xml:space="preserve">: </w:t>
      </w:r>
      <w:r w:rsidR="00573DBD">
        <w:rPr>
          <w:rFonts w:ascii="Candara" w:hAnsi="Candara"/>
          <w:lang w:val="en-IN"/>
        </w:rPr>
        <w:br/>
      </w:r>
      <w:r w:rsidR="005C5E0A">
        <w:rPr>
          <w:rFonts w:ascii="Candara" w:hAnsi="Candara"/>
          <w:b w:val="0"/>
          <w:i/>
          <w:lang w:val="en-IN"/>
        </w:rPr>
        <w:t>User can check his/her a</w:t>
      </w:r>
      <w:r w:rsidR="00C764D1">
        <w:rPr>
          <w:rFonts w:ascii="Candara" w:hAnsi="Candara"/>
          <w:b w:val="0"/>
          <w:i/>
          <w:lang w:val="en-IN"/>
        </w:rPr>
        <w:t>ccount information</w:t>
      </w:r>
      <w:r w:rsidR="00B3342C">
        <w:rPr>
          <w:rFonts w:ascii="Candara" w:hAnsi="Candara"/>
          <w:b w:val="0"/>
          <w:i/>
          <w:lang w:val="en-IN"/>
        </w:rPr>
        <w:t xml:space="preserve"> like User Name, Full Name, Franchise, Group, Roles, etc</w:t>
      </w:r>
      <w:r w:rsidR="00C764D1">
        <w:rPr>
          <w:rFonts w:ascii="Candara" w:hAnsi="Candara"/>
          <w:b w:val="0"/>
          <w:i/>
          <w:lang w:val="en-IN"/>
        </w:rPr>
        <w:t>. As well, helps user in configuring the Notification settings, Pagination Limit setting, (My activities, All Activities, My Franchise(s) and My Team screen), Query Panel</w:t>
      </w:r>
      <w:r w:rsidR="00A27763">
        <w:rPr>
          <w:rFonts w:ascii="Candara" w:hAnsi="Candara"/>
          <w:b w:val="0"/>
          <w:i/>
          <w:lang w:val="en-IN"/>
        </w:rPr>
        <w:t xml:space="preserve"> – columns to display</w:t>
      </w:r>
      <w:r w:rsidR="00BC76F2">
        <w:rPr>
          <w:rFonts w:ascii="Candara" w:hAnsi="Candara"/>
          <w:b w:val="0"/>
          <w:i/>
          <w:lang w:val="en-IN"/>
        </w:rPr>
        <w:t>.</w:t>
      </w:r>
      <w:r w:rsidR="00531A96">
        <w:rPr>
          <w:rFonts w:ascii="Candara" w:hAnsi="Candara"/>
          <w:b w:val="0"/>
          <w:i/>
          <w:lang w:val="en-IN"/>
        </w:rPr>
        <w:br/>
      </w:r>
      <w:r w:rsidR="00531A96">
        <w:rPr>
          <w:noProof/>
          <w:lang w:bidi="ar-SA"/>
        </w:rPr>
        <w:drawing>
          <wp:inline distT="0" distB="0" distL="0" distR="0">
            <wp:extent cx="5057775" cy="7315200"/>
            <wp:effectExtent l="0" t="0" r="0" b="0"/>
            <wp:docPr id="4"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1.png"/>
                    <pic:cNvPicPr>
                      <a:picLocks noChangeAspect="1" noChangeArrowheads="1"/>
                    </pic:cNvPicPr>
                  </pic:nvPicPr>
                  <pic:blipFill>
                    <a:blip r:embed="rId30"/>
                    <a:stretch>
                      <a:fillRect/>
                    </a:stretch>
                  </pic:blipFill>
                  <pic:spPr>
                    <a:xfrm>
                      <a:off x="0" y="0"/>
                      <a:ext cx="5057775" cy="7315200"/>
                    </a:xfrm>
                    <a:prstGeom prst="rect">
                      <a:avLst/>
                    </a:prstGeom>
                  </pic:spPr>
                </pic:pic>
              </a:graphicData>
            </a:graphic>
          </wp:inline>
        </w:drawing>
      </w:r>
    </w:p>
    <w:p w:rsidR="006A4F62" w:rsidRDefault="006A4F62" w:rsidP="006A4F62">
      <w:pPr>
        <w:pStyle w:val="Heading2"/>
        <w:tabs>
          <w:tab w:val="clear" w:pos="756"/>
        </w:tabs>
        <w:rPr>
          <w:rFonts w:ascii="Candara" w:hAnsi="Candara"/>
          <w:lang w:val="en-IN"/>
        </w:rPr>
      </w:pPr>
      <w:bookmarkStart w:id="320" w:name="_Toc409781224"/>
      <w:r>
        <w:rPr>
          <w:rFonts w:ascii="Candara" w:hAnsi="Candara"/>
          <w:lang w:val="en-IN"/>
        </w:rPr>
        <w:t>Admin</w:t>
      </w:r>
      <w:bookmarkEnd w:id="320"/>
      <w:r w:rsidR="00EC3FBE">
        <w:rPr>
          <w:rFonts w:ascii="Candara" w:hAnsi="Candara"/>
          <w:lang w:val="en-IN"/>
        </w:rPr>
        <w:t xml:space="preserve">: </w:t>
      </w:r>
      <w:r w:rsidR="0044254F">
        <w:rPr>
          <w:rFonts w:ascii="Candara" w:hAnsi="Candara"/>
          <w:lang w:val="en-IN"/>
        </w:rPr>
        <w:br/>
      </w:r>
      <w:r w:rsidR="00B54E3B">
        <w:rPr>
          <w:rFonts w:ascii="Candara" w:hAnsi="Candara"/>
          <w:b w:val="0"/>
          <w:i/>
          <w:lang w:val="en-IN"/>
        </w:rPr>
        <w:t>This option is available</w:t>
      </w:r>
      <w:r w:rsidR="00DC7C93">
        <w:rPr>
          <w:rFonts w:ascii="Candara" w:hAnsi="Candara"/>
          <w:b w:val="0"/>
          <w:i/>
          <w:lang w:val="en-IN"/>
        </w:rPr>
        <w:t xml:space="preserve"> for the Admin user(s)</w:t>
      </w:r>
      <w:r w:rsidR="00636730">
        <w:rPr>
          <w:rFonts w:ascii="Candara" w:hAnsi="Candara"/>
          <w:b w:val="0"/>
          <w:i/>
          <w:lang w:val="en-IN"/>
        </w:rPr>
        <w:t xml:space="preserve"> only</w:t>
      </w:r>
      <w:r w:rsidR="00DC7C93">
        <w:rPr>
          <w:rFonts w:ascii="Candara" w:hAnsi="Candara"/>
          <w:b w:val="0"/>
          <w:i/>
          <w:lang w:val="en-IN"/>
        </w:rPr>
        <w:t>.</w:t>
      </w:r>
      <w:r w:rsidR="004059A8">
        <w:rPr>
          <w:rFonts w:ascii="Candara" w:hAnsi="Candara"/>
          <w:b w:val="0"/>
          <w:i/>
          <w:lang w:val="en-IN"/>
        </w:rPr>
        <w:t xml:space="preserve"> Under this section Admin could access tools like </w:t>
      </w:r>
      <w:r w:rsidR="00C00A94">
        <w:rPr>
          <w:rFonts w:ascii="Candara" w:hAnsi="Candara"/>
          <w:b w:val="0"/>
          <w:i/>
          <w:lang w:val="en-IN"/>
        </w:rPr>
        <w:t>“</w:t>
      </w:r>
      <w:r w:rsidR="004059A8">
        <w:rPr>
          <w:rFonts w:ascii="Candara" w:hAnsi="Candara"/>
          <w:b w:val="0"/>
          <w:i/>
          <w:lang w:val="en-IN"/>
        </w:rPr>
        <w:t xml:space="preserve">Manage users, change system configurations, manage file uploads, manage role based permissions, user based permissions, administer metadata, audit trail log, </w:t>
      </w:r>
      <w:r w:rsidR="00AC53AB">
        <w:rPr>
          <w:rFonts w:ascii="Candara" w:hAnsi="Candara"/>
          <w:b w:val="0"/>
          <w:i/>
          <w:lang w:val="en-IN"/>
        </w:rPr>
        <w:t>C</w:t>
      </w:r>
      <w:r w:rsidR="004059A8">
        <w:rPr>
          <w:rFonts w:ascii="Candara" w:hAnsi="Candara"/>
          <w:b w:val="0"/>
          <w:i/>
          <w:lang w:val="en-IN"/>
        </w:rPr>
        <w:t>lin</w:t>
      </w:r>
      <w:r w:rsidR="004B5CD7">
        <w:rPr>
          <w:rFonts w:ascii="Candara" w:hAnsi="Candara"/>
          <w:b w:val="0"/>
          <w:i/>
          <w:lang w:val="en-IN"/>
        </w:rPr>
        <w:t>A</w:t>
      </w:r>
      <w:r w:rsidR="004059A8">
        <w:rPr>
          <w:rFonts w:ascii="Candara" w:hAnsi="Candara"/>
          <w:b w:val="0"/>
          <w:i/>
          <w:lang w:val="en-IN"/>
        </w:rPr>
        <w:t xml:space="preserve">dmin connection, manage </w:t>
      </w:r>
      <w:r w:rsidR="00AE4AC4">
        <w:rPr>
          <w:rFonts w:ascii="Candara" w:hAnsi="Candara"/>
          <w:b w:val="0"/>
          <w:i/>
          <w:lang w:val="en-IN"/>
        </w:rPr>
        <w:t>API</w:t>
      </w:r>
      <w:r w:rsidR="004059A8">
        <w:rPr>
          <w:rFonts w:ascii="Candara" w:hAnsi="Candara"/>
          <w:b w:val="0"/>
          <w:i/>
          <w:lang w:val="en-IN"/>
        </w:rPr>
        <w:t>, run cron tasks</w:t>
      </w:r>
      <w:r w:rsidR="00EA5DFE">
        <w:rPr>
          <w:rFonts w:ascii="Candara" w:hAnsi="Candara"/>
          <w:b w:val="0"/>
          <w:i/>
          <w:lang w:val="en-IN"/>
        </w:rPr>
        <w:t>”</w:t>
      </w:r>
      <w:r w:rsidR="004059A8">
        <w:rPr>
          <w:rFonts w:ascii="Candara" w:hAnsi="Candara"/>
          <w:b w:val="0"/>
          <w:i/>
          <w:lang w:val="en-IN"/>
        </w:rPr>
        <w:t>.</w:t>
      </w:r>
      <w:r w:rsidR="00FF57C4">
        <w:rPr>
          <w:rFonts w:ascii="Candara" w:hAnsi="Candara"/>
          <w:b w:val="0"/>
          <w:i/>
          <w:lang w:val="en-IN"/>
        </w:rPr>
        <w:br/>
      </w:r>
      <w:bookmarkStart w:id="321" w:name="_GoBack"/>
      <w:r w:rsidR="00FF57C4">
        <w:rPr>
          <w:noProof/>
          <w:lang w:bidi="ar-SA"/>
        </w:rPr>
        <w:drawing>
          <wp:inline distT="0" distB="0" distL="0" distR="0">
            <wp:extent cx="5514975" cy="3651082"/>
            <wp:effectExtent l="0" t="0" r="0" b="0"/>
            <wp:docPr id="14" name="AX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XU13.png"/>
                    <pic:cNvPicPr>
                      <a:picLocks noChangeAspect="1" noChangeArrowheads="1"/>
                    </pic:cNvPicPr>
                  </pic:nvPicPr>
                  <pic:blipFill>
                    <a:blip r:embed="rId31"/>
                    <a:stretch>
                      <a:fillRect/>
                    </a:stretch>
                  </pic:blipFill>
                  <pic:spPr>
                    <a:xfrm>
                      <a:off x="0" y="0"/>
                      <a:ext cx="5517191" cy="3652549"/>
                    </a:xfrm>
                    <a:prstGeom prst="rect">
                      <a:avLst/>
                    </a:prstGeom>
                  </pic:spPr>
                </pic:pic>
              </a:graphicData>
            </a:graphic>
          </wp:inline>
        </w:drawing>
      </w:r>
      <w:bookmarkEnd w:id="321"/>
    </w:p>
    <w:p w:rsidR="006A4F62" w:rsidRPr="00EE4FBB" w:rsidRDefault="006A4F62" w:rsidP="006A4F62">
      <w:pPr>
        <w:pStyle w:val="Heading3"/>
        <w:rPr>
          <w:b w:val="0"/>
          <w:i/>
          <w:lang w:val="en-IN"/>
        </w:rPr>
      </w:pPr>
      <w:bookmarkStart w:id="322" w:name="_Toc409781225"/>
      <w:r w:rsidRPr="00F96DCD">
        <w:rPr>
          <w:i/>
          <w:lang w:val="en-IN"/>
        </w:rPr>
        <w:t>Manage Users</w:t>
      </w:r>
      <w:bookmarkEnd w:id="322"/>
      <w:r w:rsidR="00F96DCD" w:rsidRPr="00F96DCD">
        <w:rPr>
          <w:i/>
          <w:lang w:val="en-IN"/>
        </w:rPr>
        <w:t xml:space="preserve">: </w:t>
      </w:r>
      <w:r w:rsidR="00F96DCD">
        <w:rPr>
          <w:b w:val="0"/>
          <w:i/>
          <w:lang w:val="en-IN"/>
        </w:rPr>
        <w:br/>
      </w:r>
      <w:r w:rsidR="00BC42F3">
        <w:rPr>
          <w:b w:val="0"/>
          <w:i/>
          <w:lang w:val="en-IN"/>
        </w:rPr>
        <w:t>Admin can manage the users like View all the users, edit details of the user(s), set status to activate/deactivate.</w:t>
      </w:r>
      <w:r w:rsidR="00E667FD">
        <w:rPr>
          <w:b w:val="0"/>
          <w:i/>
          <w:lang w:val="en-IN"/>
        </w:rPr>
        <w:br/>
      </w:r>
      <w:r w:rsidR="00E667FD">
        <w:rPr>
          <w:noProof/>
          <w:lang w:bidi="ar-SA"/>
        </w:rPr>
        <w:drawing>
          <wp:inline distT="0" distB="0" distL="0" distR="0">
            <wp:extent cx="5485120" cy="3295650"/>
            <wp:effectExtent l="0" t="0" r="0" b="0"/>
            <wp:docPr id="5" name="AX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U14.png"/>
                    <pic:cNvPicPr>
                      <a:picLocks noChangeAspect="1" noChangeArrowheads="1"/>
                    </pic:cNvPicPr>
                  </pic:nvPicPr>
                  <pic:blipFill>
                    <a:blip r:embed="rId32"/>
                    <a:stretch>
                      <a:fillRect/>
                    </a:stretch>
                  </pic:blipFill>
                  <pic:spPr>
                    <a:xfrm>
                      <a:off x="0" y="0"/>
                      <a:ext cx="5485120" cy="3295650"/>
                    </a:xfrm>
                    <a:prstGeom prst="rect">
                      <a:avLst/>
                    </a:prstGeom>
                  </pic:spPr>
                </pic:pic>
              </a:graphicData>
            </a:graphic>
          </wp:inline>
        </w:drawing>
      </w:r>
    </w:p>
    <w:p w:rsidR="00B15739" w:rsidRPr="00EE4FBB" w:rsidRDefault="00B15739" w:rsidP="006A4F62">
      <w:pPr>
        <w:pStyle w:val="Heading3"/>
        <w:rPr>
          <w:b w:val="0"/>
          <w:i/>
          <w:lang w:val="en-IN"/>
        </w:rPr>
      </w:pPr>
      <w:bookmarkStart w:id="323" w:name="_Toc409781226"/>
      <w:r w:rsidRPr="00055C38">
        <w:rPr>
          <w:i/>
          <w:lang w:val="en-IN"/>
        </w:rPr>
        <w:t>System Configurations</w:t>
      </w:r>
      <w:bookmarkEnd w:id="323"/>
      <w:r w:rsidR="00055C38" w:rsidRPr="00055C38">
        <w:rPr>
          <w:i/>
          <w:lang w:val="en-IN"/>
        </w:rPr>
        <w:t xml:space="preserve">: </w:t>
      </w:r>
      <w:r w:rsidR="00055C38">
        <w:rPr>
          <w:b w:val="0"/>
          <w:i/>
          <w:lang w:val="en-IN"/>
        </w:rPr>
        <w:br/>
      </w:r>
      <w:r w:rsidR="00F722BD">
        <w:rPr>
          <w:b w:val="0"/>
          <w:i/>
          <w:lang w:val="en-IN"/>
        </w:rPr>
        <w:t xml:space="preserve">Using this tool, admin can change system configurations like “Auto complete fetch limits, Notification settings, and </w:t>
      </w:r>
      <w:r w:rsidR="000411AA">
        <w:rPr>
          <w:b w:val="0"/>
          <w:i/>
          <w:lang w:val="en-IN"/>
        </w:rPr>
        <w:t>A</w:t>
      </w:r>
      <w:r w:rsidR="00F722BD">
        <w:rPr>
          <w:b w:val="0"/>
          <w:i/>
          <w:lang w:val="en-IN"/>
        </w:rPr>
        <w:t>rchived data”.</w:t>
      </w:r>
      <w:r w:rsidR="00250F79">
        <w:rPr>
          <w:b w:val="0"/>
          <w:i/>
          <w:lang w:val="en-IN"/>
        </w:rPr>
        <w:br/>
      </w:r>
      <w:r w:rsidR="00250F79">
        <w:rPr>
          <w:noProof/>
          <w:lang w:bidi="ar-SA"/>
        </w:rPr>
        <w:drawing>
          <wp:inline distT="0" distB="0" distL="0" distR="0">
            <wp:extent cx="5495925" cy="4823266"/>
            <wp:effectExtent l="0" t="0" r="0" b="0"/>
            <wp:docPr id="16" name="AX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U15.png"/>
                    <pic:cNvPicPr>
                      <a:picLocks noChangeAspect="1" noChangeArrowheads="1"/>
                    </pic:cNvPicPr>
                  </pic:nvPicPr>
                  <pic:blipFill>
                    <a:blip r:embed="rId33"/>
                    <a:stretch>
                      <a:fillRect/>
                    </a:stretch>
                  </pic:blipFill>
                  <pic:spPr>
                    <a:xfrm>
                      <a:off x="0" y="0"/>
                      <a:ext cx="5496907" cy="4824128"/>
                    </a:xfrm>
                    <a:prstGeom prst="rect">
                      <a:avLst/>
                    </a:prstGeom>
                  </pic:spPr>
                </pic:pic>
              </a:graphicData>
            </a:graphic>
          </wp:inline>
        </w:drawing>
      </w:r>
    </w:p>
    <w:p w:rsidR="00B15739" w:rsidRPr="00EE4FBB" w:rsidRDefault="00B15739" w:rsidP="006A4F62">
      <w:pPr>
        <w:pStyle w:val="Heading3"/>
        <w:rPr>
          <w:b w:val="0"/>
          <w:i/>
          <w:lang w:val="en-IN"/>
        </w:rPr>
      </w:pPr>
      <w:bookmarkStart w:id="324" w:name="_Toc409781227"/>
      <w:r w:rsidRPr="007863A9">
        <w:rPr>
          <w:i/>
          <w:lang w:val="en-IN"/>
        </w:rPr>
        <w:t>Manage File Uploads</w:t>
      </w:r>
      <w:bookmarkEnd w:id="324"/>
      <w:r w:rsidR="007863A9" w:rsidRPr="007863A9">
        <w:rPr>
          <w:i/>
          <w:lang w:val="en-IN"/>
        </w:rPr>
        <w:t xml:space="preserve">: </w:t>
      </w:r>
      <w:r w:rsidR="007863A9">
        <w:rPr>
          <w:b w:val="0"/>
          <w:i/>
          <w:lang w:val="en-IN"/>
        </w:rPr>
        <w:br/>
      </w:r>
      <w:r w:rsidR="00D435CE">
        <w:rPr>
          <w:b w:val="0"/>
          <w:i/>
          <w:lang w:val="en-IN"/>
        </w:rPr>
        <w:t>Could set file extensions, change maximum file upload count at a time, and size of the file.</w:t>
      </w:r>
      <w:r w:rsidR="00E57DCA">
        <w:rPr>
          <w:b w:val="0"/>
          <w:i/>
          <w:lang w:val="en-IN"/>
        </w:rPr>
        <w:br/>
      </w:r>
      <w:r w:rsidR="00E57DCA">
        <w:rPr>
          <w:noProof/>
          <w:lang w:bidi="ar-SA"/>
        </w:rPr>
        <w:drawing>
          <wp:inline distT="0" distB="0" distL="0" distR="0">
            <wp:extent cx="5495925" cy="3019319"/>
            <wp:effectExtent l="0" t="0" r="0" b="0"/>
            <wp:docPr id="17" name="AX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U16.png"/>
                    <pic:cNvPicPr>
                      <a:picLocks noChangeAspect="1" noChangeArrowheads="1"/>
                    </pic:cNvPicPr>
                  </pic:nvPicPr>
                  <pic:blipFill>
                    <a:blip r:embed="rId34"/>
                    <a:stretch>
                      <a:fillRect/>
                    </a:stretch>
                  </pic:blipFill>
                  <pic:spPr>
                    <a:xfrm>
                      <a:off x="0" y="0"/>
                      <a:ext cx="5499475" cy="3021269"/>
                    </a:xfrm>
                    <a:prstGeom prst="rect">
                      <a:avLst/>
                    </a:prstGeom>
                  </pic:spPr>
                </pic:pic>
              </a:graphicData>
            </a:graphic>
          </wp:inline>
        </w:drawing>
      </w:r>
    </w:p>
    <w:p w:rsidR="00B15739" w:rsidRPr="00EE4FBB" w:rsidRDefault="00B15739" w:rsidP="006A4F62">
      <w:pPr>
        <w:pStyle w:val="Heading3"/>
        <w:rPr>
          <w:b w:val="0"/>
          <w:i/>
          <w:lang w:val="en-IN"/>
        </w:rPr>
      </w:pPr>
      <w:bookmarkStart w:id="325" w:name="_Toc409781228"/>
      <w:r w:rsidRPr="008F1C29">
        <w:rPr>
          <w:i/>
          <w:lang w:val="en-IN"/>
        </w:rPr>
        <w:t>Role Based Permissions</w:t>
      </w:r>
      <w:bookmarkEnd w:id="325"/>
      <w:r w:rsidR="008F1C29" w:rsidRPr="008F1C29">
        <w:rPr>
          <w:i/>
          <w:lang w:val="en-IN"/>
        </w:rPr>
        <w:t xml:space="preserve">: </w:t>
      </w:r>
      <w:r w:rsidR="008F1C29">
        <w:rPr>
          <w:b w:val="0"/>
          <w:i/>
          <w:lang w:val="en-IN"/>
        </w:rPr>
        <w:br/>
      </w:r>
      <w:r w:rsidR="009149F9">
        <w:rPr>
          <w:b w:val="0"/>
          <w:i/>
          <w:lang w:val="en-IN"/>
        </w:rPr>
        <w:t xml:space="preserve">Admin can change permissions for roles by checking/unchecking </w:t>
      </w:r>
      <w:r w:rsidR="009A18DE">
        <w:rPr>
          <w:b w:val="0"/>
          <w:i/>
          <w:lang w:val="en-IN"/>
        </w:rPr>
        <w:t>roles.</w:t>
      </w:r>
      <w:r w:rsidR="006740F4">
        <w:rPr>
          <w:b w:val="0"/>
          <w:i/>
          <w:lang w:val="en-IN"/>
        </w:rPr>
        <w:br/>
      </w:r>
      <w:r w:rsidR="006740F4">
        <w:rPr>
          <w:noProof/>
          <w:lang w:bidi="ar-SA"/>
        </w:rPr>
        <w:drawing>
          <wp:inline distT="0" distB="0" distL="0" distR="0">
            <wp:extent cx="5572283" cy="4200525"/>
            <wp:effectExtent l="0" t="0" r="0" b="0"/>
            <wp:docPr id="18" name="AX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XU17.png"/>
                    <pic:cNvPicPr>
                      <a:picLocks noChangeAspect="1" noChangeArrowheads="1"/>
                    </pic:cNvPicPr>
                  </pic:nvPicPr>
                  <pic:blipFill>
                    <a:blip r:embed="rId35"/>
                    <a:stretch>
                      <a:fillRect/>
                    </a:stretch>
                  </pic:blipFill>
                  <pic:spPr>
                    <a:xfrm>
                      <a:off x="0" y="0"/>
                      <a:ext cx="5576402" cy="4203630"/>
                    </a:xfrm>
                    <a:prstGeom prst="rect">
                      <a:avLst/>
                    </a:prstGeom>
                  </pic:spPr>
                </pic:pic>
              </a:graphicData>
            </a:graphic>
          </wp:inline>
        </w:drawing>
      </w:r>
    </w:p>
    <w:p w:rsidR="00B15739" w:rsidRPr="00EE4FBB" w:rsidRDefault="00B15739" w:rsidP="006A4F62">
      <w:pPr>
        <w:pStyle w:val="Heading3"/>
        <w:rPr>
          <w:b w:val="0"/>
          <w:i/>
          <w:lang w:val="en-IN"/>
        </w:rPr>
      </w:pPr>
      <w:bookmarkStart w:id="326" w:name="_Toc409781229"/>
      <w:r w:rsidRPr="00FD56B0">
        <w:rPr>
          <w:i/>
          <w:lang w:val="en-IN"/>
        </w:rPr>
        <w:t>User Based Permissions</w:t>
      </w:r>
      <w:bookmarkEnd w:id="326"/>
      <w:r w:rsidR="00C4113C">
        <w:rPr>
          <w:i/>
          <w:lang w:val="en-IN"/>
        </w:rPr>
        <w:t xml:space="preserve">: </w:t>
      </w:r>
      <w:r w:rsidR="00FD56B0">
        <w:rPr>
          <w:b w:val="0"/>
          <w:i/>
          <w:lang w:val="en-IN"/>
        </w:rPr>
        <w:br/>
      </w:r>
      <w:r w:rsidR="004B57D1">
        <w:rPr>
          <w:b w:val="0"/>
          <w:i/>
          <w:lang w:val="en-IN"/>
        </w:rPr>
        <w:t>At any point of time, admin could change permissions for a particular user. User can allow per</w:t>
      </w:r>
      <w:r w:rsidR="009D6187">
        <w:rPr>
          <w:b w:val="0"/>
          <w:i/>
          <w:lang w:val="en-IN"/>
        </w:rPr>
        <w:t>missions by checking/unchecking.</w:t>
      </w:r>
      <w:r w:rsidR="005A32C9">
        <w:rPr>
          <w:b w:val="0"/>
          <w:i/>
          <w:lang w:val="en-IN"/>
        </w:rPr>
        <w:br/>
      </w:r>
      <w:r w:rsidR="005A32C9">
        <w:rPr>
          <w:noProof/>
          <w:lang w:bidi="ar-SA"/>
        </w:rPr>
        <w:drawing>
          <wp:inline distT="0" distB="0" distL="0" distR="0">
            <wp:extent cx="5553075" cy="4525872"/>
            <wp:effectExtent l="0" t="0" r="0" b="0"/>
            <wp:docPr id="19" name="AX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XU18.png"/>
                    <pic:cNvPicPr>
                      <a:picLocks noChangeAspect="1" noChangeArrowheads="1"/>
                    </pic:cNvPicPr>
                  </pic:nvPicPr>
                  <pic:blipFill>
                    <a:blip r:embed="rId36"/>
                    <a:stretch>
                      <a:fillRect/>
                    </a:stretch>
                  </pic:blipFill>
                  <pic:spPr>
                    <a:xfrm>
                      <a:off x="0" y="0"/>
                      <a:ext cx="5553075" cy="4525872"/>
                    </a:xfrm>
                    <a:prstGeom prst="rect">
                      <a:avLst/>
                    </a:prstGeom>
                  </pic:spPr>
                </pic:pic>
              </a:graphicData>
            </a:graphic>
          </wp:inline>
        </w:drawing>
      </w:r>
    </w:p>
    <w:p w:rsidR="007A6390" w:rsidRPr="007A6390" w:rsidRDefault="00B15739" w:rsidP="006A4F62">
      <w:pPr>
        <w:pStyle w:val="Heading3"/>
        <w:rPr>
          <w:b w:val="0"/>
          <w:i/>
          <w:lang w:val="en-IN"/>
        </w:rPr>
      </w:pPr>
      <w:bookmarkStart w:id="327" w:name="_Toc409781230"/>
      <w:r w:rsidRPr="009A42D8">
        <w:rPr>
          <w:i/>
          <w:lang w:val="en-IN"/>
        </w:rPr>
        <w:t>Administer Metadat</w:t>
      </w:r>
      <w:r w:rsidR="007A6390" w:rsidRPr="009A42D8">
        <w:rPr>
          <w:i/>
          <w:lang w:val="en-IN"/>
        </w:rPr>
        <w:t>a</w:t>
      </w:r>
      <w:bookmarkEnd w:id="327"/>
      <w:r w:rsidR="009A42D8" w:rsidRPr="009A42D8">
        <w:rPr>
          <w:i/>
          <w:lang w:val="en-IN"/>
        </w:rPr>
        <w:t xml:space="preserve">: </w:t>
      </w:r>
      <w:r w:rsidR="009A42D8">
        <w:rPr>
          <w:b w:val="0"/>
          <w:i/>
          <w:lang w:val="en-IN"/>
        </w:rPr>
        <w:br/>
      </w:r>
      <w:r w:rsidR="00781E82">
        <w:rPr>
          <w:b w:val="0"/>
          <w:i/>
          <w:lang w:val="en-IN"/>
        </w:rPr>
        <w:t xml:space="preserve">It will be populated with a list of </w:t>
      </w:r>
      <w:r w:rsidR="00175831">
        <w:rPr>
          <w:b w:val="0"/>
          <w:i/>
          <w:lang w:val="en-IN"/>
        </w:rPr>
        <w:t xml:space="preserve">sections. Here, admin can Add new items under of these categories. As well, he/she can modify the existing item under category. Also, </w:t>
      </w:r>
      <w:r w:rsidR="004C0E57">
        <w:rPr>
          <w:b w:val="0"/>
          <w:i/>
          <w:lang w:val="en-IN"/>
        </w:rPr>
        <w:t xml:space="preserve">admin </w:t>
      </w:r>
      <w:r w:rsidR="00175831">
        <w:rPr>
          <w:b w:val="0"/>
          <w:i/>
          <w:lang w:val="en-IN"/>
        </w:rPr>
        <w:t>c</w:t>
      </w:r>
      <w:r w:rsidR="004C0E57">
        <w:rPr>
          <w:b w:val="0"/>
          <w:i/>
          <w:lang w:val="en-IN"/>
        </w:rPr>
        <w:t>an</w:t>
      </w:r>
      <w:r w:rsidR="00175831">
        <w:rPr>
          <w:b w:val="0"/>
          <w:i/>
          <w:lang w:val="en-IN"/>
        </w:rPr>
        <w:t xml:space="preserve"> delete any of the </w:t>
      </w:r>
      <w:r w:rsidR="009A0329">
        <w:rPr>
          <w:b w:val="0"/>
          <w:i/>
          <w:lang w:val="en-IN"/>
        </w:rPr>
        <w:t>items</w:t>
      </w:r>
      <w:r w:rsidR="00006B63">
        <w:rPr>
          <w:b w:val="0"/>
          <w:i/>
          <w:lang w:val="en-IN"/>
        </w:rPr>
        <w:t>.</w:t>
      </w:r>
      <w:r w:rsidR="00175831">
        <w:rPr>
          <w:b w:val="0"/>
          <w:i/>
          <w:lang w:val="en-IN"/>
        </w:rPr>
        <w:br/>
      </w:r>
      <w:r w:rsidR="00175831" w:rsidRPr="00C32756">
        <w:rPr>
          <w:b w:val="0"/>
          <w:i/>
          <w:sz w:val="20"/>
          <w:lang w:val="en-IN"/>
        </w:rPr>
        <w:t xml:space="preserve">Note:  </w:t>
      </w:r>
      <w:r w:rsidR="007C2E30" w:rsidRPr="00C32756">
        <w:rPr>
          <w:b w:val="0"/>
          <w:i/>
          <w:sz w:val="20"/>
          <w:lang w:val="en-IN"/>
        </w:rPr>
        <w:t>Deletion will be a soft delete. It will not be removed from the database.</w:t>
      </w:r>
      <w:r w:rsidR="00687BCC">
        <w:rPr>
          <w:b w:val="0"/>
          <w:i/>
          <w:sz w:val="20"/>
          <w:lang w:val="en-IN"/>
        </w:rPr>
        <w:br/>
      </w:r>
      <w:r w:rsidR="00687BCC">
        <w:rPr>
          <w:noProof/>
          <w:lang w:bidi="ar-SA"/>
        </w:rPr>
        <w:drawing>
          <wp:inline distT="0" distB="0" distL="0" distR="0">
            <wp:extent cx="5414324" cy="3200400"/>
            <wp:effectExtent l="0" t="0" r="0" b="0"/>
            <wp:docPr id="20" name="AX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XU19.png"/>
                    <pic:cNvPicPr>
                      <a:picLocks noChangeAspect="1" noChangeArrowheads="1"/>
                    </pic:cNvPicPr>
                  </pic:nvPicPr>
                  <pic:blipFill>
                    <a:blip r:embed="rId37"/>
                    <a:stretch>
                      <a:fillRect/>
                    </a:stretch>
                  </pic:blipFill>
                  <pic:spPr>
                    <a:xfrm>
                      <a:off x="0" y="0"/>
                      <a:ext cx="5414324" cy="3200400"/>
                    </a:xfrm>
                    <a:prstGeom prst="rect">
                      <a:avLst/>
                    </a:prstGeom>
                  </pic:spPr>
                </pic:pic>
              </a:graphicData>
            </a:graphic>
          </wp:inline>
        </w:drawing>
      </w:r>
    </w:p>
    <w:p w:rsidR="00B15739" w:rsidRPr="00EE4FBB" w:rsidRDefault="00B15739" w:rsidP="006A4F62">
      <w:pPr>
        <w:pStyle w:val="Heading3"/>
        <w:rPr>
          <w:b w:val="0"/>
          <w:i/>
          <w:lang w:val="en-IN"/>
        </w:rPr>
      </w:pPr>
      <w:bookmarkStart w:id="328" w:name="_Toc409781231"/>
      <w:r w:rsidRPr="00631948">
        <w:rPr>
          <w:i/>
          <w:lang w:val="en-IN"/>
        </w:rPr>
        <w:t>Audit Trail Log</w:t>
      </w:r>
      <w:bookmarkEnd w:id="328"/>
      <w:r w:rsidR="0043566A" w:rsidRPr="00631948">
        <w:rPr>
          <w:i/>
          <w:lang w:val="en-IN"/>
        </w:rPr>
        <w:t xml:space="preserve">: </w:t>
      </w:r>
      <w:r w:rsidR="00631948">
        <w:rPr>
          <w:b w:val="0"/>
          <w:i/>
          <w:lang w:val="en-IN"/>
        </w:rPr>
        <w:br/>
      </w:r>
      <w:r w:rsidR="00EE76FA">
        <w:rPr>
          <w:b w:val="0"/>
          <w:i/>
          <w:lang w:val="en-IN"/>
        </w:rPr>
        <w:t>It helps admin to check log of any</w:t>
      </w:r>
      <w:r w:rsidR="00BB4AAC">
        <w:rPr>
          <w:b w:val="0"/>
          <w:i/>
          <w:lang w:val="en-IN"/>
        </w:rPr>
        <w:t xml:space="preserve"> action by“</w:t>
      </w:r>
      <w:r w:rsidR="00EE76FA">
        <w:rPr>
          <w:b w:val="0"/>
          <w:i/>
          <w:lang w:val="en-IN"/>
        </w:rPr>
        <w:t>user, operation type, by report, activity id, and timestamp</w:t>
      </w:r>
      <w:r w:rsidR="00BB4AAC">
        <w:rPr>
          <w:b w:val="0"/>
          <w:i/>
          <w:lang w:val="en-IN"/>
        </w:rPr>
        <w:t>”</w:t>
      </w:r>
      <w:r w:rsidR="00EE76FA">
        <w:rPr>
          <w:b w:val="0"/>
          <w:i/>
          <w:lang w:val="en-IN"/>
        </w:rPr>
        <w:t>.</w:t>
      </w:r>
      <w:r w:rsidR="00DE5FB3">
        <w:rPr>
          <w:b w:val="0"/>
          <w:i/>
          <w:lang w:val="en-IN"/>
        </w:rPr>
        <w:br/>
      </w:r>
      <w:r w:rsidR="00DE5FB3">
        <w:rPr>
          <w:noProof/>
          <w:lang w:bidi="ar-SA"/>
        </w:rPr>
        <w:drawing>
          <wp:inline distT="0" distB="0" distL="0" distR="0">
            <wp:extent cx="5552197" cy="4610100"/>
            <wp:effectExtent l="0" t="0" r="0" b="0"/>
            <wp:docPr id="22" name="AX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XU21.png"/>
                    <pic:cNvPicPr>
                      <a:picLocks noChangeAspect="1" noChangeArrowheads="1"/>
                    </pic:cNvPicPr>
                  </pic:nvPicPr>
                  <pic:blipFill>
                    <a:blip r:embed="rId38"/>
                    <a:stretch>
                      <a:fillRect/>
                    </a:stretch>
                  </pic:blipFill>
                  <pic:spPr>
                    <a:xfrm>
                      <a:off x="0" y="0"/>
                      <a:ext cx="5554778" cy="4612243"/>
                    </a:xfrm>
                    <a:prstGeom prst="rect">
                      <a:avLst/>
                    </a:prstGeom>
                  </pic:spPr>
                </pic:pic>
              </a:graphicData>
            </a:graphic>
          </wp:inline>
        </w:drawing>
      </w:r>
    </w:p>
    <w:p w:rsidR="00B15739" w:rsidRPr="00EE4FBB" w:rsidRDefault="00B15739" w:rsidP="006A4F62">
      <w:pPr>
        <w:pStyle w:val="Heading3"/>
        <w:rPr>
          <w:b w:val="0"/>
          <w:i/>
          <w:lang w:val="en-IN"/>
        </w:rPr>
      </w:pPr>
      <w:bookmarkStart w:id="329" w:name="_Toc409781232"/>
      <w:r w:rsidRPr="009040E4">
        <w:rPr>
          <w:i/>
          <w:lang w:val="en-IN"/>
        </w:rPr>
        <w:t>ClinAdmin Connection</w:t>
      </w:r>
      <w:bookmarkEnd w:id="329"/>
      <w:r w:rsidR="009040E4" w:rsidRPr="009040E4">
        <w:rPr>
          <w:i/>
          <w:lang w:val="en-IN"/>
        </w:rPr>
        <w:t xml:space="preserve">: </w:t>
      </w:r>
      <w:r w:rsidR="001E2FEA">
        <w:rPr>
          <w:b w:val="0"/>
          <w:i/>
          <w:lang w:val="en-IN"/>
        </w:rPr>
        <w:br/>
        <w:t>a</w:t>
      </w:r>
      <w:r w:rsidR="00616447">
        <w:rPr>
          <w:b w:val="0"/>
          <w:i/>
          <w:lang w:val="en-IN"/>
        </w:rPr>
        <w:br/>
      </w:r>
      <w:r w:rsidR="00616447">
        <w:rPr>
          <w:noProof/>
          <w:lang w:bidi="ar-SA"/>
        </w:rPr>
        <w:drawing>
          <wp:inline distT="0" distB="0" distL="0" distR="0">
            <wp:extent cx="5591707" cy="2924175"/>
            <wp:effectExtent l="0" t="0" r="0" b="0"/>
            <wp:docPr id="24" name="AXU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XU23.png"/>
                    <pic:cNvPicPr>
                      <a:picLocks noChangeAspect="1" noChangeArrowheads="1"/>
                    </pic:cNvPicPr>
                  </pic:nvPicPr>
                  <pic:blipFill>
                    <a:blip r:embed="rId39"/>
                    <a:stretch>
                      <a:fillRect/>
                    </a:stretch>
                  </pic:blipFill>
                  <pic:spPr>
                    <a:xfrm>
                      <a:off x="0" y="0"/>
                      <a:ext cx="5592485" cy="2924582"/>
                    </a:xfrm>
                    <a:prstGeom prst="rect">
                      <a:avLst/>
                    </a:prstGeom>
                  </pic:spPr>
                </pic:pic>
              </a:graphicData>
            </a:graphic>
          </wp:inline>
        </w:drawing>
      </w:r>
    </w:p>
    <w:p w:rsidR="008E14B5" w:rsidRPr="008E14B5" w:rsidRDefault="00B15739" w:rsidP="006A4F62">
      <w:pPr>
        <w:pStyle w:val="Heading3"/>
        <w:rPr>
          <w:b w:val="0"/>
          <w:i/>
          <w:lang w:val="en-IN"/>
        </w:rPr>
      </w:pPr>
      <w:bookmarkStart w:id="330" w:name="_Toc409781233"/>
      <w:r w:rsidRPr="00C630C3">
        <w:rPr>
          <w:i/>
          <w:lang w:val="en-IN"/>
        </w:rPr>
        <w:t>Manage AP</w:t>
      </w:r>
      <w:r w:rsidR="008E14B5" w:rsidRPr="00C630C3">
        <w:rPr>
          <w:i/>
          <w:lang w:val="en-IN"/>
        </w:rPr>
        <w:t>I</w:t>
      </w:r>
      <w:bookmarkEnd w:id="330"/>
      <w:r w:rsidR="00C630C3" w:rsidRPr="00C630C3">
        <w:rPr>
          <w:i/>
          <w:lang w:val="en-IN"/>
        </w:rPr>
        <w:t xml:space="preserve">: </w:t>
      </w:r>
      <w:r w:rsidR="001E2FEA">
        <w:rPr>
          <w:b w:val="0"/>
          <w:i/>
          <w:lang w:val="en-IN"/>
        </w:rPr>
        <w:br/>
      </w:r>
      <w:r w:rsidR="005626A8">
        <w:rPr>
          <w:b w:val="0"/>
          <w:i/>
          <w:lang w:val="en-IN"/>
        </w:rPr>
        <w:t>API helps other applications to access data of this application. But, it should go through the credentials, which has to be generated by the application. It creates and provides “key, consumer secret,</w:t>
      </w:r>
      <w:r w:rsidR="005C2135">
        <w:rPr>
          <w:b w:val="0"/>
          <w:i/>
          <w:lang w:val="en-IN"/>
        </w:rPr>
        <w:t xml:space="preserve"> and status of the key</w:t>
      </w:r>
      <w:r w:rsidR="005626A8">
        <w:rPr>
          <w:b w:val="0"/>
          <w:i/>
          <w:lang w:val="en-IN"/>
        </w:rPr>
        <w:t>”.</w:t>
      </w:r>
      <w:r w:rsidR="005C2135">
        <w:rPr>
          <w:b w:val="0"/>
          <w:i/>
          <w:lang w:val="en-IN"/>
        </w:rPr>
        <w:t xml:space="preserve"> Admin can change these values at any point of time and also can delete the key.</w:t>
      </w:r>
      <w:r w:rsidR="004478B8">
        <w:rPr>
          <w:b w:val="0"/>
          <w:i/>
          <w:lang w:val="en-IN"/>
        </w:rPr>
        <w:br/>
      </w:r>
      <w:r w:rsidR="004478B8">
        <w:rPr>
          <w:noProof/>
          <w:lang w:bidi="ar-SA"/>
        </w:rPr>
        <w:drawing>
          <wp:inline distT="0" distB="0" distL="0" distR="0">
            <wp:extent cx="5647358" cy="2552700"/>
            <wp:effectExtent l="0" t="0" r="0" b="0"/>
            <wp:docPr id="25" name="AX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XU24.png"/>
                    <pic:cNvPicPr>
                      <a:picLocks noChangeAspect="1" noChangeArrowheads="1"/>
                    </pic:cNvPicPr>
                  </pic:nvPicPr>
                  <pic:blipFill>
                    <a:blip r:embed="rId40"/>
                    <a:stretch>
                      <a:fillRect/>
                    </a:stretch>
                  </pic:blipFill>
                  <pic:spPr>
                    <a:xfrm>
                      <a:off x="0" y="0"/>
                      <a:ext cx="5647358" cy="2552700"/>
                    </a:xfrm>
                    <a:prstGeom prst="rect">
                      <a:avLst/>
                    </a:prstGeom>
                  </pic:spPr>
                </pic:pic>
              </a:graphicData>
            </a:graphic>
          </wp:inline>
        </w:drawing>
      </w:r>
    </w:p>
    <w:p w:rsidR="006A4F62" w:rsidRPr="00EE4FBB" w:rsidRDefault="00B15739" w:rsidP="00D13A1E">
      <w:pPr>
        <w:pStyle w:val="Heading3"/>
        <w:rPr>
          <w:lang w:val="en-IN"/>
        </w:rPr>
      </w:pPr>
      <w:bookmarkStart w:id="331" w:name="_Toc409781234"/>
      <w:r w:rsidRPr="009D0D13">
        <w:rPr>
          <w:lang w:val="en-IN"/>
        </w:rPr>
        <w:t>Run Cron Tasks</w:t>
      </w:r>
      <w:bookmarkEnd w:id="331"/>
      <w:r w:rsidR="009D0D13" w:rsidRPr="009D0D13">
        <w:rPr>
          <w:lang w:val="en-IN"/>
        </w:rPr>
        <w:t xml:space="preserve">: </w:t>
      </w:r>
      <w:r w:rsidR="009D0D13">
        <w:rPr>
          <w:lang w:val="en-IN"/>
        </w:rPr>
        <w:br/>
      </w:r>
      <w:r w:rsidR="00B30A7C" w:rsidRPr="00D13A1E">
        <w:rPr>
          <w:b w:val="0"/>
          <w:i/>
          <w:lang w:val="en-IN"/>
        </w:rPr>
        <w:t xml:space="preserve">This tool helps user </w:t>
      </w:r>
      <w:r w:rsidR="007E5115" w:rsidRPr="00D13A1E">
        <w:rPr>
          <w:b w:val="0"/>
          <w:i/>
          <w:lang w:val="en-IN"/>
        </w:rPr>
        <w:t xml:space="preserve">to </w:t>
      </w:r>
      <w:r w:rsidR="00D13A1E" w:rsidRPr="00D13A1E">
        <w:rPr>
          <w:b w:val="0"/>
          <w:i/>
          <w:lang w:val="en-IN"/>
        </w:rPr>
        <w:t>set up and maintain software environments use cron to schedule jobs</w:t>
      </w:r>
      <w:r w:rsidR="009A3342">
        <w:rPr>
          <w:b w:val="0"/>
          <w:i/>
          <w:lang w:val="en-IN"/>
        </w:rPr>
        <w:t>. By default, it comes with a set of cron jobs which were already scheduled.</w:t>
      </w:r>
      <w:r w:rsidR="00245EDE">
        <w:rPr>
          <w:b w:val="0"/>
          <w:i/>
          <w:lang w:val="en-IN"/>
        </w:rPr>
        <w:t xml:space="preserve"> To run any of these jobs, just click on the respective cron job. Some of the cron jobs cannot run all the times due to impact on the performance.</w:t>
      </w:r>
      <w:r w:rsidR="00513A3F">
        <w:rPr>
          <w:b w:val="0"/>
          <w:i/>
          <w:lang w:val="en-IN"/>
        </w:rPr>
        <w:br/>
      </w:r>
      <w:r w:rsidR="00513A3F">
        <w:rPr>
          <w:noProof/>
          <w:lang w:bidi="ar-SA"/>
        </w:rPr>
        <w:drawing>
          <wp:inline distT="0" distB="0" distL="0" distR="0">
            <wp:extent cx="5619750" cy="2602750"/>
            <wp:effectExtent l="0" t="0" r="0" b="0"/>
            <wp:docPr id="23" name="AX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XU22.png"/>
                    <pic:cNvPicPr>
                      <a:picLocks noChangeAspect="1" noChangeArrowheads="1"/>
                    </pic:cNvPicPr>
                  </pic:nvPicPr>
                  <pic:blipFill>
                    <a:blip r:embed="rId41"/>
                    <a:stretch>
                      <a:fillRect/>
                    </a:stretch>
                  </pic:blipFill>
                  <pic:spPr>
                    <a:xfrm>
                      <a:off x="0" y="0"/>
                      <a:ext cx="5628560" cy="2606830"/>
                    </a:xfrm>
                    <a:prstGeom prst="rect">
                      <a:avLst/>
                    </a:prstGeom>
                  </pic:spPr>
                </pic:pic>
              </a:graphicData>
            </a:graphic>
          </wp:inline>
        </w:drawing>
      </w:r>
    </w:p>
    <w:bookmarkEnd w:id="99"/>
    <w:p w:rsidR="00E94007" w:rsidRPr="003E2C3B" w:rsidRDefault="00E94007" w:rsidP="00E94007">
      <w:pPr>
        <w:rPr>
          <w:rFonts w:ascii="Candara" w:hAnsi="Candara"/>
          <w:lang w:bidi="te-IN"/>
        </w:rPr>
      </w:pPr>
    </w:p>
    <w:p w:rsidR="00AA47F2" w:rsidRPr="003E2C3B" w:rsidRDefault="00AA47F2" w:rsidP="00AA47F2">
      <w:pPr>
        <w:pStyle w:val="Heading1"/>
        <w:tabs>
          <w:tab w:val="left" w:pos="720"/>
        </w:tabs>
        <w:rPr>
          <w:rFonts w:ascii="Candara" w:hAnsi="Candara"/>
          <w:lang w:val="en-IN"/>
        </w:rPr>
      </w:pPr>
      <w:bookmarkStart w:id="332" w:name="_Toc351126748"/>
      <w:bookmarkStart w:id="333" w:name="_Toc365151370"/>
      <w:bookmarkStart w:id="334" w:name="_Toc409781256"/>
      <w:bookmarkEnd w:id="97"/>
      <w:r w:rsidRPr="003E2C3B">
        <w:rPr>
          <w:rFonts w:ascii="Candara" w:hAnsi="Candara"/>
        </w:rPr>
        <w:t>System Requirements</w:t>
      </w:r>
      <w:bookmarkEnd w:id="332"/>
      <w:bookmarkEnd w:id="333"/>
      <w:bookmarkEnd w:id="334"/>
    </w:p>
    <w:p w:rsidR="003C6301" w:rsidRPr="003E2C3B" w:rsidRDefault="003C6301" w:rsidP="003C6301">
      <w:pPr>
        <w:ind w:left="432"/>
        <w:rPr>
          <w:rFonts w:ascii="Candara" w:hAnsi="Candara"/>
          <w:lang w:val="en-IN" w:bidi="te-IN"/>
        </w:rPr>
      </w:pPr>
      <w:r w:rsidRPr="003E2C3B">
        <w:rPr>
          <w:rFonts w:ascii="Candara" w:hAnsi="Candara"/>
          <w:lang w:val="en-IN" w:bidi="te-IN"/>
        </w:rPr>
        <w:t>GVK will use the current infrastructure to host and maintain the Application and Database server, no equipment will be purchased under the work order. (</w:t>
      </w:r>
      <w:r w:rsidRPr="003E2C3B">
        <w:rPr>
          <w:rFonts w:ascii="Candara" w:hAnsi="Candara"/>
          <w:i/>
          <w:iCs/>
          <w:lang w:val="en-IN" w:bidi="te-IN"/>
        </w:rPr>
        <w:t>Ref: WO 1 - Signature Pending.pdf</w:t>
      </w:r>
      <w:r w:rsidRPr="003E2C3B">
        <w:rPr>
          <w:rFonts w:ascii="Candara" w:hAnsi="Candara"/>
          <w:lang w:val="en-IN" w:bidi="te-IN"/>
        </w:rPr>
        <w:t>)</w:t>
      </w:r>
    </w:p>
    <w:p w:rsidR="00C45AE3" w:rsidRPr="003E2C3B" w:rsidRDefault="00C45AE3" w:rsidP="00AA47F2">
      <w:pPr>
        <w:pStyle w:val="Heading2"/>
        <w:ind w:left="180" w:firstLine="0"/>
        <w:rPr>
          <w:rFonts w:ascii="Candara" w:hAnsi="Candara"/>
          <w:lang w:val="en-IN"/>
        </w:rPr>
      </w:pPr>
      <w:bookmarkStart w:id="335" w:name="_Toc409781257"/>
      <w:bookmarkStart w:id="336" w:name="_Toc351126749"/>
      <w:bookmarkStart w:id="337" w:name="_Toc365151371"/>
      <w:r w:rsidRPr="003E2C3B">
        <w:rPr>
          <w:rFonts w:ascii="Candara" w:hAnsi="Candara"/>
          <w:lang w:val="en-IN"/>
        </w:rPr>
        <w:t>Application Architecture</w:t>
      </w:r>
      <w:bookmarkEnd w:id="335"/>
    </w:p>
    <w:p w:rsidR="00E77C44" w:rsidRDefault="0042637A" w:rsidP="00E77C44">
      <w:pPr>
        <w:keepNext/>
      </w:pPr>
      <w:commentRangeStart w:id="338"/>
      <w:r w:rsidRPr="003E2C3B">
        <w:rPr>
          <w:rFonts w:ascii="Candara" w:hAnsi="Candara"/>
          <w:noProof/>
        </w:rPr>
        <w:drawing>
          <wp:inline distT="0" distB="0" distL="0" distR="0">
            <wp:extent cx="5943857" cy="3419475"/>
            <wp:effectExtent l="6093" t="0" r="0" b="0"/>
            <wp:docPr id="55"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4953000"/>
                      <a:chOff x="304800" y="1143000"/>
                      <a:chExt cx="8610600" cy="4953000"/>
                    </a:xfrm>
                  </a:grpSpPr>
                  <a:sp>
                    <a:nvSpPr>
                      <a:cNvPr id="42" name="Rectangle 41"/>
                      <a:cNvSpPr/>
                    </a:nvSpPr>
                    <a:spPr>
                      <a:xfrm>
                        <a:off x="304800" y="1143000"/>
                        <a:ext cx="8610600" cy="4953000"/>
                      </a:xfrm>
                      <a:prstGeom prst="rect">
                        <a:avLst/>
                      </a:prstGeom>
                      <a:solidFill>
                        <a:schemeClr val="accent5">
                          <a:lumMod val="20000"/>
                          <a:lumOff val="80000"/>
                        </a:schemeClr>
                      </a:solidFill>
                      <a:ln w="317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743200" y="1447800"/>
                        <a:ext cx="1260000" cy="441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ounded Rectangle 19"/>
                      <a:cNvSpPr/>
                    </a:nvSpPr>
                    <a:spPr>
                      <a:xfrm>
                        <a:off x="4953000" y="1371600"/>
                        <a:ext cx="1260000" cy="4495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ounded Rectangle 12"/>
                      <a:cNvSpPr/>
                    </a:nvSpPr>
                    <a:spPr>
                      <a:xfrm>
                        <a:off x="457200" y="1409700"/>
                        <a:ext cx="1260000" cy="441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533400" y="1459468"/>
                        <a:ext cx="11430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600" b="1" dirty="0" smtClean="0">
                              <a:solidFill>
                                <a:schemeClr val="bg1"/>
                              </a:solidFill>
                            </a:rPr>
                            <a:t>Client</a:t>
                          </a:r>
                        </a:p>
                      </a:txBody>
                      <a:useSpRect/>
                    </a:txSp>
                  </a:sp>
                  <a:sp>
                    <a:nvSpPr>
                      <a:cNvPr id="10" name="TextBox 9"/>
                      <a:cNvSpPr txBox="1"/>
                    </a:nvSpPr>
                    <a:spPr>
                      <a:xfrm>
                        <a:off x="2819400" y="1396425"/>
                        <a:ext cx="11430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600" b="1" dirty="0" smtClean="0">
                              <a:solidFill>
                                <a:schemeClr val="bg1"/>
                              </a:solidFill>
                            </a:rPr>
                            <a:t>Interface</a:t>
                          </a:r>
                          <a:r>
                            <a:rPr lang="en-IN" sz="1600" dirty="0" smtClean="0"/>
                            <a:t/>
                          </a:r>
                          <a:r>
                            <a:rPr lang="en-IN" sz="1600" b="1" dirty="0" smtClean="0">
                              <a:solidFill>
                                <a:schemeClr val="bg1"/>
                              </a:solidFill>
                            </a:rPr>
                            <a:t>Manager</a:t>
                          </a:r>
                          <a:endParaRPr lang="en-IN" sz="1600" b="1" dirty="0">
                            <a:solidFill>
                              <a:schemeClr val="bg1"/>
                            </a:solidFill>
                          </a:endParaRPr>
                        </a:p>
                      </a:txBody>
                      <a:useSpRect/>
                    </a:txSp>
                  </a:sp>
                  <a:sp>
                    <a:nvSpPr>
                      <a:cNvPr id="11" name="TextBox 10"/>
                      <a:cNvSpPr txBox="1"/>
                    </a:nvSpPr>
                    <a:spPr>
                      <a:xfrm>
                        <a:off x="4953000" y="1371600"/>
                        <a:ext cx="12954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600" b="1" dirty="0" smtClean="0">
                              <a:solidFill>
                                <a:schemeClr val="bg1"/>
                              </a:solidFill>
                            </a:rPr>
                            <a:t>Data</a:t>
                          </a:r>
                          <a:r>
                            <a:rPr lang="en-IN" sz="1600" dirty="0" smtClean="0"/>
                            <a:t/>
                          </a:r>
                          <a:r>
                            <a:rPr lang="en-IN" sz="1600" b="1" dirty="0" smtClean="0">
                              <a:solidFill>
                                <a:schemeClr val="bg1"/>
                              </a:solidFill>
                            </a:rPr>
                            <a:t>Access</a:t>
                          </a:r>
                          <a:r>
                            <a:rPr lang="en-IN" sz="1600" dirty="0" smtClean="0"/>
                            <a:t/>
                          </a:r>
                          <a:r>
                            <a:rPr lang="en-IN" sz="1600" b="1" dirty="0" smtClean="0">
                              <a:solidFill>
                                <a:schemeClr val="bg1"/>
                              </a:solidFill>
                            </a:rPr>
                            <a:t>Layer</a:t>
                          </a:r>
                          <a:endParaRPr lang="en-IN" sz="1600" b="1" dirty="0">
                            <a:solidFill>
                              <a:schemeClr val="bg1"/>
                            </a:solidFill>
                          </a:endParaRPr>
                        </a:p>
                      </a:txBody>
                      <a:useSpRect/>
                    </a:txSp>
                  </a:sp>
                  <a:sp>
                    <a:nvSpPr>
                      <a:cNvPr id="14" name="Rounded Rectangle 13"/>
                      <a:cNvSpPr/>
                    </a:nvSpPr>
                    <a:spPr>
                      <a:xfrm>
                        <a:off x="533400" y="3352800"/>
                        <a:ext cx="1066800" cy="533400"/>
                      </a:xfrm>
                      <a:prstGeom prst="roundRect">
                        <a:avLst/>
                      </a:prstGeom>
                      <a:scene3d>
                        <a:camera prst="obliqueTopRight"/>
                        <a:lightRig rig="threePt" dir="t"/>
                      </a:scene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HTML5</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22" name="Rounded Rectangle 21"/>
                      <a:cNvSpPr/>
                    </a:nvSpPr>
                    <a:spPr>
                      <a:xfrm>
                        <a:off x="2819400" y="2362200"/>
                        <a:ext cx="1066800" cy="304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bg1"/>
                              </a:solidFill>
                              <a:effectLst/>
                            </a:rPr>
                            <a:t>Struts2</a:t>
                          </a:r>
                          <a:endParaRPr lang="en-IN" sz="1200" dirty="0">
                            <a:solidFill>
                              <a:schemeClr val="bg1"/>
                            </a:solidFill>
                            <a:effectLst/>
                          </a:endParaRPr>
                        </a:p>
                      </a:txBody>
                      <a:useSpRect/>
                    </a:txSp>
                    <a:style>
                      <a:lnRef idx="1">
                        <a:schemeClr val="accent3"/>
                      </a:lnRef>
                      <a:fillRef idx="3">
                        <a:schemeClr val="accent3"/>
                      </a:fillRef>
                      <a:effectRef idx="2">
                        <a:schemeClr val="accent3"/>
                      </a:effectRef>
                      <a:fontRef idx="minor">
                        <a:schemeClr val="lt1"/>
                      </a:fontRef>
                    </a:style>
                  </a:sp>
                  <a:sp>
                    <a:nvSpPr>
                      <a:cNvPr id="23" name="Rounded Rectangle 22"/>
                      <a:cNvSpPr/>
                    </a:nvSpPr>
                    <a:spPr>
                      <a:xfrm>
                        <a:off x="2819400" y="2895600"/>
                        <a:ext cx="1066800" cy="4572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bg1"/>
                              </a:solidFill>
                              <a:effectLst/>
                            </a:rPr>
                            <a:t>Bean Validation</a:t>
                          </a:r>
                          <a:endParaRPr lang="en-IN" sz="1200" dirty="0">
                            <a:solidFill>
                              <a:schemeClr val="bg1"/>
                            </a:solidFill>
                            <a:effectLst/>
                          </a:endParaRPr>
                        </a:p>
                      </a:txBody>
                      <a:useSpRect/>
                    </a:txSp>
                    <a:style>
                      <a:lnRef idx="1">
                        <a:schemeClr val="accent3"/>
                      </a:lnRef>
                      <a:fillRef idx="3">
                        <a:schemeClr val="accent3"/>
                      </a:fillRef>
                      <a:effectRef idx="2">
                        <a:schemeClr val="accent3"/>
                      </a:effectRef>
                      <a:fontRef idx="minor">
                        <a:schemeClr val="lt1"/>
                      </a:fontRef>
                    </a:style>
                  </a:sp>
                  <a:sp>
                    <a:nvSpPr>
                      <a:cNvPr id="25" name="Rounded Rectangle 24"/>
                      <a:cNvSpPr/>
                    </a:nvSpPr>
                    <a:spPr>
                      <a:xfrm>
                        <a:off x="2819400" y="3657600"/>
                        <a:ext cx="1066800" cy="4572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it-IT" sz="1200" dirty="0" smtClean="0">
                              <a:solidFill>
                                <a:schemeClr val="bg1"/>
                              </a:solidFill>
                            </a:rPr>
                            <a:t>Java API’s</a:t>
                          </a:r>
                        </a:p>
                      </a:txBody>
                      <a:useSpRect/>
                    </a:txSp>
                    <a:style>
                      <a:lnRef idx="1">
                        <a:schemeClr val="accent3"/>
                      </a:lnRef>
                      <a:fillRef idx="3">
                        <a:schemeClr val="accent3"/>
                      </a:fillRef>
                      <a:effectRef idx="2">
                        <a:schemeClr val="accent3"/>
                      </a:effectRef>
                      <a:fontRef idx="minor">
                        <a:schemeClr val="lt1"/>
                      </a:fontRef>
                    </a:style>
                  </a:sp>
                  <a:sp>
                    <a:nvSpPr>
                      <a:cNvPr id="26" name="Rounded Rectangle 25"/>
                      <a:cNvSpPr/>
                    </a:nvSpPr>
                    <a:spPr>
                      <a:xfrm>
                        <a:off x="2819400" y="4267200"/>
                        <a:ext cx="1066800" cy="4572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Apache POI</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27" name="Rounded Rectangle 26"/>
                      <a:cNvSpPr/>
                    </a:nvSpPr>
                    <a:spPr>
                      <a:xfrm>
                        <a:off x="5139396" y="3429000"/>
                        <a:ext cx="914400" cy="533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Hibernate4.2.3</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28" name="Rounded Rectangle 27"/>
                      <a:cNvSpPr/>
                    </a:nvSpPr>
                    <a:spPr>
                      <a:xfrm>
                        <a:off x="5141744" y="4419600"/>
                        <a:ext cx="914400" cy="533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JDBC</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29" name="Rounded Rectangle 28"/>
                      <a:cNvSpPr/>
                    </a:nvSpPr>
                    <a:spPr>
                      <a:xfrm>
                        <a:off x="2819400" y="4953000"/>
                        <a:ext cx="10668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t>JFreeChart</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30" name="Rounded Rectangle 29"/>
                      <a:cNvSpPr/>
                    </a:nvSpPr>
                    <a:spPr>
                      <a:xfrm>
                        <a:off x="533400" y="2743200"/>
                        <a:ext cx="1066800" cy="381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JSP2.1</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31" name="Can 30"/>
                      <a:cNvSpPr/>
                    </a:nvSpPr>
                    <a:spPr>
                      <a:xfrm>
                        <a:off x="7162800" y="2590800"/>
                        <a:ext cx="1524000" cy="1676400"/>
                      </a:xfrm>
                      <a:prstGeom prst="can">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RDBMS as ORACLE</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32" name="Rounded Rectangle 31"/>
                      <a:cNvSpPr/>
                    </a:nvSpPr>
                    <a:spPr>
                      <a:xfrm>
                        <a:off x="533400" y="4800600"/>
                        <a:ext cx="1066800" cy="533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t>Jquery</a:t>
                          </a:r>
                          <a:r>
                            <a:rPr lang="en-IN" sz="1200" dirty="0" smtClean="0"/>
                            <a:t>&amp; JSON</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34" name="Rounded Rectangle 33"/>
                      <a:cNvSpPr/>
                    </a:nvSpPr>
                    <a:spPr>
                      <a:xfrm>
                        <a:off x="533400" y="4038600"/>
                        <a:ext cx="1066800" cy="533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CSS3.0</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35" name="Rounded Rectangle 34"/>
                      <a:cNvSpPr/>
                    </a:nvSpPr>
                    <a:spPr>
                      <a:xfrm>
                        <a:off x="533400" y="2133600"/>
                        <a:ext cx="1066800" cy="4572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Browser</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33" name="Rounded Rectangle 32"/>
                      <a:cNvSpPr/>
                    </a:nvSpPr>
                    <a:spPr>
                      <a:xfrm>
                        <a:off x="5181600" y="2438400"/>
                        <a:ext cx="838200" cy="533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DAO</a:t>
                          </a:r>
                          <a:endParaRPr lang="en-IN" sz="1200" dirty="0"/>
                        </a:p>
                      </a:txBody>
                      <a:useSpRect/>
                    </a:txSp>
                    <a:style>
                      <a:lnRef idx="1">
                        <a:schemeClr val="accent3"/>
                      </a:lnRef>
                      <a:fillRef idx="3">
                        <a:schemeClr val="accent3"/>
                      </a:fillRef>
                      <a:effectRef idx="2">
                        <a:schemeClr val="accent3"/>
                      </a:effectRef>
                      <a:fontRef idx="minor">
                        <a:schemeClr val="lt1"/>
                      </a:fontRef>
                    </a:style>
                  </a:sp>
                  <a:sp>
                    <a:nvSpPr>
                      <a:cNvPr id="39" name="Left-Right Arrow 38"/>
                      <a:cNvSpPr/>
                    </a:nvSpPr>
                    <a:spPr>
                      <a:xfrm>
                        <a:off x="6282396" y="3276600"/>
                        <a:ext cx="838200" cy="304800"/>
                      </a:xfrm>
                      <a:prstGeom prst="leftRightArrow">
                        <a:avLst/>
                      </a:prstGeom>
                      <a:solidFill>
                        <a:srgbClr val="FFC000"/>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Left-Right Arrow 39"/>
                      <a:cNvSpPr/>
                    </a:nvSpPr>
                    <a:spPr>
                      <a:xfrm>
                        <a:off x="4064388" y="3352800"/>
                        <a:ext cx="838200" cy="304800"/>
                      </a:xfrm>
                      <a:prstGeom prst="leftRightArrow">
                        <a:avLst/>
                      </a:prstGeom>
                      <a:solidFill>
                        <a:srgbClr val="FFC000"/>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Left-Right Arrow 40"/>
                      <a:cNvSpPr/>
                    </a:nvSpPr>
                    <a:spPr>
                      <a:xfrm>
                        <a:off x="1828800" y="3352800"/>
                        <a:ext cx="838200" cy="304800"/>
                      </a:xfrm>
                      <a:prstGeom prst="leftRightArrow">
                        <a:avLst/>
                      </a:prstGeom>
                      <a:solidFill>
                        <a:srgbClr val="FFC000"/>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commentRangeEnd w:id="338"/>
      <w:r w:rsidR="00651C15">
        <w:rPr>
          <w:rStyle w:val="CommentReference"/>
        </w:rPr>
        <w:commentReference w:id="338"/>
      </w:r>
    </w:p>
    <w:p w:rsidR="00E77C44" w:rsidRDefault="000C6079" w:rsidP="00E77C44">
      <w:pPr>
        <w:pStyle w:val="Caption"/>
        <w:rPr>
          <w:rFonts w:ascii="Candara" w:hAnsi="Candara"/>
          <w:lang w:val="en-IN" w:bidi="te-IN"/>
        </w:rPr>
      </w:pPr>
      <w:r>
        <w:t xml:space="preserve">Figure </w:t>
      </w:r>
      <w:r w:rsidR="00254B7E">
        <w:fldChar w:fldCharType="begin"/>
      </w:r>
      <w:r>
        <w:instrText xml:space="preserve"> SEQ Figure \* ARABIC </w:instrText>
      </w:r>
      <w:r w:rsidR="00254B7E">
        <w:fldChar w:fldCharType="separate"/>
      </w:r>
      <w:r>
        <w:rPr>
          <w:noProof/>
        </w:rPr>
        <w:t>4</w:t>
      </w:r>
      <w:r w:rsidR="00254B7E">
        <w:fldChar w:fldCharType="end"/>
      </w:r>
    </w:p>
    <w:p w:rsidR="00AA47F2" w:rsidRPr="003E2C3B" w:rsidRDefault="00AA47F2" w:rsidP="00AA47F2">
      <w:pPr>
        <w:pStyle w:val="Heading2"/>
        <w:ind w:left="180" w:firstLine="0"/>
        <w:rPr>
          <w:rFonts w:ascii="Candara" w:hAnsi="Candara"/>
        </w:rPr>
      </w:pPr>
      <w:bookmarkStart w:id="339" w:name="_Toc409781258"/>
      <w:r w:rsidRPr="003E2C3B">
        <w:rPr>
          <w:rFonts w:ascii="Candara" w:hAnsi="Candara"/>
        </w:rPr>
        <w:t>Architecture Requirements</w:t>
      </w:r>
      <w:bookmarkEnd w:id="336"/>
      <w:bookmarkEnd w:id="337"/>
      <w:bookmarkEnd w:id="339"/>
    </w:p>
    <w:p w:rsidR="008E412C" w:rsidRPr="003E2C3B" w:rsidRDefault="008E412C" w:rsidP="00997BCC">
      <w:pPr>
        <w:numPr>
          <w:ilvl w:val="0"/>
          <w:numId w:val="1"/>
        </w:numPr>
        <w:tabs>
          <w:tab w:val="clear" w:pos="1440"/>
        </w:tabs>
        <w:ind w:left="1134"/>
        <w:jc w:val="both"/>
        <w:rPr>
          <w:rFonts w:ascii="Candara" w:hAnsi="Candara"/>
          <w:i/>
        </w:rPr>
      </w:pPr>
      <w:r w:rsidRPr="003E2C3B">
        <w:rPr>
          <w:rFonts w:ascii="Candara" w:hAnsi="Candara"/>
          <w:i/>
        </w:rPr>
        <w:t xml:space="preserve">The application should be </w:t>
      </w:r>
      <w:r w:rsidR="00E4269B" w:rsidRPr="003E2C3B">
        <w:rPr>
          <w:rFonts w:ascii="Candara" w:hAnsi="Candara"/>
          <w:i/>
        </w:rPr>
        <w:t xml:space="preserve">hosted by GVK and </w:t>
      </w:r>
      <w:r w:rsidRPr="003E2C3B">
        <w:rPr>
          <w:rFonts w:ascii="Candara" w:hAnsi="Candara"/>
          <w:i/>
        </w:rPr>
        <w:t xml:space="preserve">used </w:t>
      </w:r>
      <w:r w:rsidR="00E4269B" w:rsidRPr="003E2C3B">
        <w:rPr>
          <w:rFonts w:ascii="Candara" w:hAnsi="Candara"/>
          <w:i/>
        </w:rPr>
        <w:t>the clients thru internet network</w:t>
      </w:r>
      <w:r w:rsidRPr="003E2C3B">
        <w:rPr>
          <w:rFonts w:ascii="Candara" w:hAnsi="Candara"/>
          <w:i/>
        </w:rPr>
        <w:t xml:space="preserve">. </w:t>
      </w:r>
    </w:p>
    <w:p w:rsidR="00870A16" w:rsidRPr="003E2C3B" w:rsidRDefault="00870A16" w:rsidP="00997BCC">
      <w:pPr>
        <w:numPr>
          <w:ilvl w:val="0"/>
          <w:numId w:val="1"/>
        </w:numPr>
        <w:tabs>
          <w:tab w:val="clear" w:pos="1440"/>
        </w:tabs>
        <w:ind w:left="1134"/>
        <w:jc w:val="both"/>
        <w:rPr>
          <w:rFonts w:ascii="Candara" w:hAnsi="Candara"/>
          <w:i/>
        </w:rPr>
      </w:pPr>
      <w:r w:rsidRPr="003E2C3B">
        <w:rPr>
          <w:rFonts w:ascii="Candara" w:hAnsi="Candara"/>
          <w:i/>
        </w:rPr>
        <w:t xml:space="preserve">Database server will be </w:t>
      </w:r>
      <w:r w:rsidR="008E412C" w:rsidRPr="003E2C3B">
        <w:rPr>
          <w:rFonts w:ascii="Candara" w:hAnsi="Candara"/>
          <w:i/>
        </w:rPr>
        <w:t xml:space="preserve">Oracle </w:t>
      </w:r>
      <w:r w:rsidRPr="003E2C3B">
        <w:rPr>
          <w:rFonts w:ascii="Candara" w:hAnsi="Candara"/>
          <w:i/>
        </w:rPr>
        <w:t xml:space="preserve">version </w:t>
      </w:r>
      <w:r w:rsidR="008E412C" w:rsidRPr="003E2C3B">
        <w:rPr>
          <w:rFonts w:ascii="Candara" w:hAnsi="Candara"/>
          <w:i/>
        </w:rPr>
        <w:t>11r2 standard database engine</w:t>
      </w:r>
      <w:r w:rsidRPr="003E2C3B">
        <w:rPr>
          <w:rFonts w:ascii="Candara" w:hAnsi="Candara"/>
          <w:i/>
        </w:rPr>
        <w:t>.</w:t>
      </w:r>
    </w:p>
    <w:p w:rsidR="008E412C" w:rsidRPr="003E2C3B" w:rsidRDefault="00870A16" w:rsidP="00997BCC">
      <w:pPr>
        <w:numPr>
          <w:ilvl w:val="0"/>
          <w:numId w:val="1"/>
        </w:numPr>
        <w:tabs>
          <w:tab w:val="clear" w:pos="1440"/>
        </w:tabs>
        <w:ind w:left="1134"/>
        <w:jc w:val="both"/>
        <w:rPr>
          <w:rFonts w:ascii="Candara" w:hAnsi="Candara"/>
          <w:i/>
        </w:rPr>
      </w:pPr>
      <w:r w:rsidRPr="003E2C3B">
        <w:rPr>
          <w:rFonts w:ascii="Candara" w:hAnsi="Candara"/>
          <w:i/>
        </w:rPr>
        <w:t>A</w:t>
      </w:r>
      <w:r w:rsidR="008E412C" w:rsidRPr="003E2C3B">
        <w:rPr>
          <w:rFonts w:ascii="Candara" w:hAnsi="Candara"/>
          <w:i/>
        </w:rPr>
        <w:t xml:space="preserve">pplication server </w:t>
      </w:r>
      <w:r w:rsidRPr="003E2C3B">
        <w:rPr>
          <w:rFonts w:ascii="Candara" w:hAnsi="Candara"/>
          <w:i/>
        </w:rPr>
        <w:t>will be</w:t>
      </w:r>
      <w:r w:rsidR="008E412C" w:rsidRPr="003E2C3B">
        <w:rPr>
          <w:rFonts w:ascii="Candara" w:hAnsi="Candara"/>
          <w:i/>
        </w:rPr>
        <w:t xml:space="preserve"> Apache Tomcat 7 running on a Linux Server (</w:t>
      </w:r>
      <w:r w:rsidR="00363018">
        <w:rPr>
          <w:rFonts w:ascii="Candara" w:hAnsi="Candara"/>
          <w:i/>
        </w:rPr>
        <w:t>Red hat</w:t>
      </w:r>
      <w:r w:rsidR="0093005D">
        <w:rPr>
          <w:rFonts w:ascii="Candara" w:hAnsi="Candara"/>
          <w:i/>
        </w:rPr>
        <w:t xml:space="preserve"> 6.0</w:t>
      </w:r>
      <w:r w:rsidR="008E412C" w:rsidRPr="003E2C3B">
        <w:rPr>
          <w:rFonts w:ascii="Candara" w:hAnsi="Candara"/>
          <w:i/>
        </w:rPr>
        <w:t>)</w:t>
      </w:r>
    </w:p>
    <w:p w:rsidR="00D10E49" w:rsidRPr="003E2C3B" w:rsidRDefault="004D0FD6" w:rsidP="00997BCC">
      <w:pPr>
        <w:numPr>
          <w:ilvl w:val="0"/>
          <w:numId w:val="1"/>
        </w:numPr>
        <w:tabs>
          <w:tab w:val="clear" w:pos="1440"/>
        </w:tabs>
        <w:ind w:left="1134"/>
        <w:jc w:val="both"/>
        <w:rPr>
          <w:rFonts w:ascii="Candara" w:hAnsi="Candara"/>
          <w:i/>
        </w:rPr>
      </w:pPr>
      <w:r w:rsidRPr="003E2C3B">
        <w:rPr>
          <w:rFonts w:ascii="Candara" w:hAnsi="Candara"/>
          <w:i/>
        </w:rPr>
        <w:t>Web application will be developed with browser compatibility of</w:t>
      </w:r>
      <w:r w:rsidR="008E412C" w:rsidRPr="003E2C3B">
        <w:rPr>
          <w:rFonts w:ascii="Candara" w:hAnsi="Candara"/>
          <w:i/>
        </w:rPr>
        <w:t xml:space="preserve">IE9 </w:t>
      </w:r>
      <w:r w:rsidR="007009BD" w:rsidRPr="003E2C3B">
        <w:rPr>
          <w:rFonts w:ascii="Candara" w:hAnsi="Candara"/>
          <w:i/>
        </w:rPr>
        <w:t>&amp;</w:t>
      </w:r>
      <w:r w:rsidR="00A44CEE" w:rsidRPr="003E2C3B">
        <w:rPr>
          <w:rFonts w:ascii="Candara" w:hAnsi="Candara"/>
          <w:i/>
        </w:rPr>
        <w:t>Chrome.</w:t>
      </w:r>
    </w:p>
    <w:p w:rsidR="008E412C" w:rsidRDefault="008E412C" w:rsidP="00997BCC">
      <w:pPr>
        <w:numPr>
          <w:ilvl w:val="0"/>
          <w:numId w:val="1"/>
        </w:numPr>
        <w:tabs>
          <w:tab w:val="clear" w:pos="1440"/>
        </w:tabs>
        <w:ind w:left="1134"/>
        <w:jc w:val="both"/>
        <w:rPr>
          <w:rFonts w:ascii="Candara" w:hAnsi="Candara"/>
          <w:i/>
        </w:rPr>
      </w:pPr>
      <w:r w:rsidRPr="003E2C3B">
        <w:rPr>
          <w:rFonts w:ascii="Candara" w:hAnsi="Candara"/>
          <w:i/>
        </w:rPr>
        <w:t>Application should be developed using J</w:t>
      </w:r>
      <w:r w:rsidR="00E4269B" w:rsidRPr="003E2C3B">
        <w:rPr>
          <w:rFonts w:ascii="Candara" w:hAnsi="Candara"/>
          <w:i/>
        </w:rPr>
        <w:t xml:space="preserve">ava </w:t>
      </w:r>
      <w:r w:rsidRPr="003E2C3B">
        <w:rPr>
          <w:rFonts w:ascii="Candara" w:hAnsi="Candara"/>
          <w:i/>
        </w:rPr>
        <w:t>EE</w:t>
      </w:r>
      <w:r w:rsidR="007D30B4" w:rsidRPr="003E2C3B">
        <w:rPr>
          <w:rFonts w:ascii="Candara" w:hAnsi="Candara"/>
          <w:i/>
        </w:rPr>
        <w:t xml:space="preserve"> 6</w:t>
      </w:r>
      <w:r w:rsidRPr="003E2C3B">
        <w:rPr>
          <w:rFonts w:ascii="Candara" w:hAnsi="Candara"/>
          <w:i/>
        </w:rPr>
        <w:t xml:space="preserve"> standards with backend Oracle11r2.</w:t>
      </w:r>
    </w:p>
    <w:p w:rsidR="00E77C44" w:rsidRDefault="00E77C44" w:rsidP="00E77C44">
      <w:pPr>
        <w:ind w:left="1134"/>
        <w:jc w:val="both"/>
        <w:rPr>
          <w:rFonts w:ascii="Candara" w:hAnsi="Candara"/>
          <w:i/>
        </w:rPr>
      </w:pPr>
    </w:p>
    <w:p w:rsidR="00AA47F2" w:rsidRPr="003E2C3B" w:rsidRDefault="00AA47F2" w:rsidP="00AA47F2">
      <w:pPr>
        <w:pStyle w:val="Heading3"/>
      </w:pPr>
      <w:bookmarkStart w:id="340" w:name="_Toc351126750"/>
      <w:bookmarkStart w:id="341" w:name="_Toc365151372"/>
      <w:bookmarkStart w:id="342" w:name="_Toc409781259"/>
      <w:r w:rsidRPr="003E2C3B">
        <w:t>M</w:t>
      </w:r>
      <w:r w:rsidR="00D31B2E" w:rsidRPr="003E2C3B">
        <w:t>iscellaneous System Requirements</w:t>
      </w:r>
      <w:bookmarkEnd w:id="340"/>
      <w:bookmarkEnd w:id="341"/>
      <w:bookmarkEnd w:id="342"/>
    </w:p>
    <w:p w:rsidR="00D31B2E" w:rsidRPr="003E2C3B" w:rsidRDefault="00D31B2E" w:rsidP="00997BCC">
      <w:pPr>
        <w:numPr>
          <w:ilvl w:val="0"/>
          <w:numId w:val="3"/>
        </w:numPr>
        <w:overflowPunct w:val="0"/>
        <w:autoSpaceDE w:val="0"/>
        <w:autoSpaceDN w:val="0"/>
        <w:adjustRightInd w:val="0"/>
        <w:spacing w:after="0" w:line="240" w:lineRule="auto"/>
        <w:jc w:val="both"/>
        <w:textAlignment w:val="baseline"/>
        <w:rPr>
          <w:rFonts w:ascii="Candara" w:hAnsi="Candara" w:cs="Calibri"/>
          <w:bCs/>
        </w:rPr>
      </w:pPr>
      <w:r w:rsidRPr="003E2C3B">
        <w:rPr>
          <w:rFonts w:ascii="Candara" w:hAnsi="Candara" w:cs="Calibri"/>
          <w:b/>
          <w:bCs/>
        </w:rPr>
        <w:t>Operating System</w:t>
      </w:r>
      <w:r w:rsidRPr="003E2C3B">
        <w:rPr>
          <w:rFonts w:ascii="Candara" w:hAnsi="Candara" w:cs="Calibri"/>
          <w:bCs/>
        </w:rPr>
        <w:t xml:space="preserve">: </w:t>
      </w:r>
      <w:r w:rsidR="00E4269B" w:rsidRPr="003E2C3B">
        <w:rPr>
          <w:rFonts w:ascii="Candara" w:hAnsi="Candara" w:cs="Calibri"/>
          <w:bCs/>
        </w:rPr>
        <w:t>LINUX</w:t>
      </w:r>
    </w:p>
    <w:p w:rsidR="00D31B2E" w:rsidRPr="003E2C3B" w:rsidRDefault="00D31B2E" w:rsidP="00997BCC">
      <w:pPr>
        <w:numPr>
          <w:ilvl w:val="0"/>
          <w:numId w:val="3"/>
        </w:numPr>
        <w:overflowPunct w:val="0"/>
        <w:autoSpaceDE w:val="0"/>
        <w:autoSpaceDN w:val="0"/>
        <w:adjustRightInd w:val="0"/>
        <w:spacing w:after="0" w:line="240" w:lineRule="auto"/>
        <w:jc w:val="both"/>
        <w:textAlignment w:val="baseline"/>
        <w:rPr>
          <w:rFonts w:ascii="Candara" w:hAnsi="Candara" w:cs="Calibri"/>
          <w:bCs/>
        </w:rPr>
      </w:pPr>
      <w:r w:rsidRPr="003E2C3B">
        <w:rPr>
          <w:rFonts w:ascii="Candara" w:hAnsi="Candara" w:cs="Calibri"/>
          <w:b/>
          <w:bCs/>
        </w:rPr>
        <w:t>Database:</w:t>
      </w:r>
      <w:r w:rsidRPr="003E2C3B">
        <w:rPr>
          <w:rFonts w:ascii="Candara" w:hAnsi="Candara"/>
        </w:rPr>
        <w:t xml:space="preserve"> Oracle 11r2 is the standard database engine that has to be used. </w:t>
      </w:r>
    </w:p>
    <w:p w:rsidR="00D31B2E" w:rsidRPr="003E2C3B" w:rsidRDefault="00D31B2E" w:rsidP="00997BCC">
      <w:pPr>
        <w:numPr>
          <w:ilvl w:val="0"/>
          <w:numId w:val="3"/>
        </w:numPr>
        <w:overflowPunct w:val="0"/>
        <w:autoSpaceDE w:val="0"/>
        <w:autoSpaceDN w:val="0"/>
        <w:adjustRightInd w:val="0"/>
        <w:spacing w:after="0" w:line="240" w:lineRule="auto"/>
        <w:jc w:val="both"/>
        <w:textAlignment w:val="baseline"/>
        <w:rPr>
          <w:rFonts w:ascii="Candara" w:hAnsi="Candara" w:cs="Calibri"/>
          <w:bCs/>
        </w:rPr>
      </w:pPr>
      <w:r w:rsidRPr="003E2C3B">
        <w:rPr>
          <w:rFonts w:ascii="Candara" w:hAnsi="Candara" w:cs="Calibri"/>
          <w:b/>
          <w:bCs/>
        </w:rPr>
        <w:t>Browser Compatibility</w:t>
      </w:r>
      <w:r w:rsidRPr="003E2C3B">
        <w:rPr>
          <w:rFonts w:ascii="Candara" w:hAnsi="Candara" w:cs="Calibri"/>
          <w:bCs/>
        </w:rPr>
        <w:t xml:space="preserve">: </w:t>
      </w:r>
    </w:p>
    <w:p w:rsidR="00D31B2E" w:rsidRPr="003E2C3B" w:rsidRDefault="00D31B2E" w:rsidP="00997BCC">
      <w:pPr>
        <w:numPr>
          <w:ilvl w:val="1"/>
          <w:numId w:val="6"/>
        </w:numPr>
        <w:overflowPunct w:val="0"/>
        <w:autoSpaceDE w:val="0"/>
        <w:autoSpaceDN w:val="0"/>
        <w:adjustRightInd w:val="0"/>
        <w:spacing w:after="0" w:line="240" w:lineRule="auto"/>
        <w:jc w:val="both"/>
        <w:textAlignment w:val="baseline"/>
        <w:rPr>
          <w:rFonts w:ascii="Candara" w:hAnsi="Candara" w:cs="Calibri"/>
          <w:bCs/>
        </w:rPr>
      </w:pPr>
      <w:r w:rsidRPr="003E2C3B">
        <w:rPr>
          <w:rFonts w:ascii="Candara" w:hAnsi="Candara" w:cs="Calibri"/>
          <w:b/>
          <w:bCs/>
        </w:rPr>
        <w:t>Primary</w:t>
      </w:r>
      <w:r w:rsidRPr="003E2C3B">
        <w:rPr>
          <w:rFonts w:ascii="Candara" w:hAnsi="Candara" w:cs="Calibri"/>
          <w:bCs/>
        </w:rPr>
        <w:t>: IE 9 and Google Chrome</w:t>
      </w:r>
    </w:p>
    <w:p w:rsidR="00D31B2E" w:rsidRPr="003E2C3B" w:rsidRDefault="00D31B2E" w:rsidP="00997BCC">
      <w:pPr>
        <w:numPr>
          <w:ilvl w:val="0"/>
          <w:numId w:val="3"/>
        </w:numPr>
        <w:overflowPunct w:val="0"/>
        <w:autoSpaceDE w:val="0"/>
        <w:autoSpaceDN w:val="0"/>
        <w:adjustRightInd w:val="0"/>
        <w:spacing w:after="0" w:line="240" w:lineRule="auto"/>
        <w:jc w:val="both"/>
        <w:textAlignment w:val="baseline"/>
        <w:rPr>
          <w:rFonts w:ascii="Candara" w:hAnsi="Candara" w:cs="Calibri"/>
          <w:bCs/>
        </w:rPr>
      </w:pPr>
      <w:r w:rsidRPr="003E2C3B">
        <w:rPr>
          <w:rFonts w:ascii="Candara" w:hAnsi="Candara" w:cs="Calibri"/>
          <w:b/>
          <w:bCs/>
        </w:rPr>
        <w:t>Web Server:</w:t>
      </w:r>
      <w:r w:rsidRPr="003E2C3B">
        <w:rPr>
          <w:rFonts w:ascii="Candara" w:hAnsi="Candara" w:cs="Calibri"/>
          <w:bCs/>
        </w:rPr>
        <w:t xml:space="preserve"> Apache tomcat 7 as web server on Linux(</w:t>
      </w:r>
      <w:r w:rsidR="00363018">
        <w:rPr>
          <w:rFonts w:ascii="Candara" w:hAnsi="Candara" w:cs="Calibri"/>
          <w:bCs/>
        </w:rPr>
        <w:t>Red hat</w:t>
      </w:r>
      <w:r w:rsidRPr="003E2C3B">
        <w:rPr>
          <w:rFonts w:ascii="Candara" w:hAnsi="Candara" w:cs="Calibri"/>
          <w:bCs/>
        </w:rPr>
        <w:t>6</w:t>
      </w:r>
      <w:r w:rsidR="0093005D">
        <w:rPr>
          <w:rFonts w:ascii="Candara" w:hAnsi="Candara" w:cs="Calibri"/>
          <w:bCs/>
        </w:rPr>
        <w:t>.0</w:t>
      </w:r>
      <w:r w:rsidRPr="003E2C3B">
        <w:rPr>
          <w:rFonts w:ascii="Candara" w:hAnsi="Candara" w:cs="Calibri"/>
          <w:bCs/>
        </w:rPr>
        <w:t>) OS</w:t>
      </w:r>
    </w:p>
    <w:p w:rsidR="00D31B2E" w:rsidRPr="003E2C3B" w:rsidRDefault="00D31B2E" w:rsidP="00997BCC">
      <w:pPr>
        <w:numPr>
          <w:ilvl w:val="0"/>
          <w:numId w:val="3"/>
        </w:numPr>
        <w:overflowPunct w:val="0"/>
        <w:autoSpaceDE w:val="0"/>
        <w:autoSpaceDN w:val="0"/>
        <w:adjustRightInd w:val="0"/>
        <w:spacing w:after="0" w:line="240" w:lineRule="auto"/>
        <w:jc w:val="both"/>
        <w:textAlignment w:val="baseline"/>
        <w:rPr>
          <w:rFonts w:ascii="Candara" w:hAnsi="Candara" w:cs="Calibri"/>
          <w:bCs/>
        </w:rPr>
      </w:pPr>
      <w:r w:rsidRPr="003E2C3B">
        <w:rPr>
          <w:rFonts w:ascii="Candara" w:hAnsi="Candara" w:cs="Calibri"/>
          <w:b/>
          <w:bCs/>
        </w:rPr>
        <w:t xml:space="preserve">Logs: </w:t>
      </w:r>
      <w:r w:rsidR="00E4269B" w:rsidRPr="003E2C3B">
        <w:rPr>
          <w:rFonts w:ascii="Candara" w:hAnsi="Candara" w:cs="Calibri"/>
        </w:rPr>
        <w:t>CTOD</w:t>
      </w:r>
      <w:r w:rsidRPr="003E2C3B">
        <w:rPr>
          <w:rFonts w:ascii="Candara" w:hAnsi="Candara" w:cs="Calibri"/>
          <w:bCs/>
        </w:rPr>
        <w:t xml:space="preserve"> Application</w:t>
      </w:r>
    </w:p>
    <w:p w:rsidR="00D31B2E" w:rsidRPr="003E2C3B" w:rsidRDefault="00D31B2E" w:rsidP="00997BCC">
      <w:pPr>
        <w:numPr>
          <w:ilvl w:val="0"/>
          <w:numId w:val="5"/>
        </w:numPr>
        <w:overflowPunct w:val="0"/>
        <w:autoSpaceDE w:val="0"/>
        <w:autoSpaceDN w:val="0"/>
        <w:adjustRightInd w:val="0"/>
        <w:spacing w:after="0" w:line="240" w:lineRule="auto"/>
        <w:ind w:left="1800"/>
        <w:jc w:val="both"/>
        <w:textAlignment w:val="baseline"/>
        <w:rPr>
          <w:rFonts w:ascii="Candara" w:hAnsi="Candara" w:cs="Calibri"/>
          <w:b/>
          <w:bCs/>
        </w:rPr>
      </w:pPr>
      <w:r w:rsidRPr="003E2C3B">
        <w:rPr>
          <w:rFonts w:ascii="Candara" w:hAnsi="Candara" w:cs="Calibri"/>
          <w:b/>
          <w:bCs/>
        </w:rPr>
        <w:t xml:space="preserve">User Log: </w:t>
      </w:r>
      <w:r w:rsidRPr="003E2C3B">
        <w:rPr>
          <w:rFonts w:ascii="Candara" w:hAnsi="Candara" w:cs="Calibri"/>
          <w:bCs/>
        </w:rPr>
        <w:t>User log(user</w:t>
      </w:r>
      <w:r w:rsidR="007009BD" w:rsidRPr="003E2C3B">
        <w:rPr>
          <w:rFonts w:ascii="Candara" w:hAnsi="Candara" w:cs="Calibri"/>
          <w:bCs/>
        </w:rPr>
        <w:t xml:space="preserve"> login</w:t>
      </w:r>
      <w:r w:rsidRPr="003E2C3B">
        <w:rPr>
          <w:rFonts w:ascii="Candara" w:hAnsi="Candara" w:cs="Calibri"/>
          <w:bCs/>
        </w:rPr>
        <w:t xml:space="preserve"> activities) is implemented at backend level</w:t>
      </w:r>
    </w:p>
    <w:p w:rsidR="00D31B2E" w:rsidRPr="003E2C3B" w:rsidRDefault="00D31B2E" w:rsidP="00997BCC">
      <w:pPr>
        <w:numPr>
          <w:ilvl w:val="0"/>
          <w:numId w:val="5"/>
        </w:numPr>
        <w:overflowPunct w:val="0"/>
        <w:autoSpaceDE w:val="0"/>
        <w:autoSpaceDN w:val="0"/>
        <w:adjustRightInd w:val="0"/>
        <w:spacing w:after="0" w:line="240" w:lineRule="auto"/>
        <w:ind w:left="1800"/>
        <w:jc w:val="both"/>
        <w:textAlignment w:val="baseline"/>
        <w:rPr>
          <w:rFonts w:ascii="Candara" w:hAnsi="Candara" w:cs="Calibri"/>
          <w:bCs/>
        </w:rPr>
      </w:pPr>
      <w:r w:rsidRPr="003E2C3B">
        <w:rPr>
          <w:rFonts w:ascii="Candara" w:hAnsi="Candara" w:cs="Calibri"/>
          <w:b/>
          <w:bCs/>
        </w:rPr>
        <w:t xml:space="preserve">System Log: </w:t>
      </w:r>
      <w:r w:rsidRPr="003E2C3B">
        <w:rPr>
          <w:rFonts w:ascii="Candara" w:hAnsi="Candara" w:cs="Calibri"/>
          <w:bCs/>
        </w:rPr>
        <w:t>System log (Error log) is implemented at application level.</w:t>
      </w:r>
    </w:p>
    <w:p w:rsidR="00AA47F2" w:rsidRPr="003E2C3B" w:rsidRDefault="00AA47F2" w:rsidP="00AA47F2">
      <w:pPr>
        <w:pStyle w:val="Heading3"/>
      </w:pPr>
      <w:bookmarkStart w:id="343" w:name="_Toc351126751"/>
      <w:bookmarkStart w:id="344" w:name="_Toc365151373"/>
      <w:bookmarkStart w:id="345" w:name="_Toc409781260"/>
      <w:r w:rsidRPr="003E2C3B">
        <w:t>Pending decisions and Risks</w:t>
      </w:r>
      <w:bookmarkEnd w:id="343"/>
      <w:bookmarkEnd w:id="344"/>
      <w:bookmarkEnd w:id="345"/>
    </w:p>
    <w:p w:rsidR="00AA47F2" w:rsidRPr="003E2C3B" w:rsidRDefault="00E4269B" w:rsidP="00997BCC">
      <w:pPr>
        <w:numPr>
          <w:ilvl w:val="0"/>
          <w:numId w:val="13"/>
        </w:numPr>
        <w:spacing w:line="240" w:lineRule="auto"/>
        <w:ind w:left="1276"/>
        <w:jc w:val="both"/>
        <w:rPr>
          <w:rFonts w:ascii="Candara" w:hAnsi="Candara"/>
          <w:i/>
        </w:rPr>
      </w:pPr>
      <w:r w:rsidRPr="003E2C3B">
        <w:rPr>
          <w:rFonts w:ascii="Candara" w:hAnsi="Candara"/>
          <w:i/>
        </w:rPr>
        <w:t>Registering the public domain name</w:t>
      </w:r>
      <w:r w:rsidR="00B92A78">
        <w:rPr>
          <w:rFonts w:ascii="Candara" w:hAnsi="Candara"/>
          <w:i/>
        </w:rPr>
        <w:t xml:space="preserve"> – Need to request BMGF</w:t>
      </w:r>
    </w:p>
    <w:p w:rsidR="00E4269B" w:rsidRPr="003E2C3B" w:rsidRDefault="00E4269B" w:rsidP="00997BCC">
      <w:pPr>
        <w:numPr>
          <w:ilvl w:val="0"/>
          <w:numId w:val="13"/>
        </w:numPr>
        <w:spacing w:line="240" w:lineRule="auto"/>
        <w:ind w:left="1276"/>
        <w:jc w:val="both"/>
        <w:rPr>
          <w:rFonts w:ascii="Candara" w:hAnsi="Candara"/>
          <w:i/>
        </w:rPr>
      </w:pPr>
      <w:r w:rsidRPr="003E2C3B">
        <w:rPr>
          <w:rFonts w:ascii="Candara" w:hAnsi="Candara"/>
          <w:i/>
        </w:rPr>
        <w:t>Server on which application and database will be hosted and maintained</w:t>
      </w:r>
      <w:r w:rsidR="00B92A78">
        <w:rPr>
          <w:rFonts w:ascii="Candara" w:hAnsi="Candara"/>
          <w:i/>
        </w:rPr>
        <w:t xml:space="preserve"> – GVK should maintain the application and is BioIT call</w:t>
      </w:r>
    </w:p>
    <w:p w:rsidR="00AA47F2" w:rsidRPr="003E2C3B" w:rsidRDefault="00AA47F2" w:rsidP="00AA47F2">
      <w:pPr>
        <w:pStyle w:val="Heading1"/>
        <w:tabs>
          <w:tab w:val="left" w:pos="720"/>
        </w:tabs>
        <w:rPr>
          <w:rFonts w:ascii="Candara" w:hAnsi="Candara"/>
          <w:lang w:val="en-IN"/>
        </w:rPr>
      </w:pPr>
      <w:bookmarkStart w:id="346" w:name="_Toc351126752"/>
      <w:bookmarkStart w:id="347" w:name="_Toc365151374"/>
      <w:bookmarkStart w:id="348" w:name="_Toc409781261"/>
      <w:r w:rsidRPr="003E2C3B">
        <w:rPr>
          <w:rFonts w:ascii="Candara" w:hAnsi="Candara"/>
        </w:rPr>
        <w:t>Data Migration Requirements</w:t>
      </w:r>
      <w:bookmarkEnd w:id="346"/>
      <w:bookmarkEnd w:id="347"/>
      <w:bookmarkEnd w:id="348"/>
    </w:p>
    <w:p w:rsidR="005D125D" w:rsidRPr="003E2C3B" w:rsidRDefault="005D125D" w:rsidP="005D125D">
      <w:pPr>
        <w:ind w:left="432"/>
        <w:rPr>
          <w:rFonts w:ascii="Candara" w:hAnsi="Candara"/>
          <w:i/>
          <w:iCs/>
          <w:sz w:val="24"/>
          <w:szCs w:val="24"/>
        </w:rPr>
      </w:pPr>
      <w:r w:rsidRPr="003E2C3B">
        <w:rPr>
          <w:rFonts w:ascii="Candara" w:hAnsi="Candara"/>
          <w:i/>
          <w:iCs/>
          <w:sz w:val="24"/>
          <w:szCs w:val="24"/>
        </w:rPr>
        <w:t>Data migration would be required under the below scenarios:</w:t>
      </w:r>
    </w:p>
    <w:p w:rsidR="005D125D" w:rsidRPr="003E2C3B" w:rsidRDefault="005D125D" w:rsidP="00C71DFC">
      <w:pPr>
        <w:pStyle w:val="NormalIndent"/>
        <w:numPr>
          <w:ilvl w:val="0"/>
          <w:numId w:val="20"/>
        </w:numPr>
        <w:spacing w:line="276" w:lineRule="auto"/>
        <w:ind w:left="993"/>
        <w:jc w:val="both"/>
        <w:rPr>
          <w:rFonts w:ascii="Candara" w:hAnsi="Candara"/>
          <w:i/>
          <w:iCs/>
        </w:rPr>
      </w:pPr>
      <w:r w:rsidRPr="003E2C3B">
        <w:rPr>
          <w:rFonts w:ascii="Candara" w:hAnsi="Candara"/>
          <w:b/>
          <w:bCs/>
          <w:i/>
          <w:iCs/>
        </w:rPr>
        <w:t>Data developed in excel sheet:</w:t>
      </w:r>
      <w:r w:rsidRPr="003E2C3B">
        <w:rPr>
          <w:rFonts w:ascii="Candara" w:hAnsi="Candara"/>
          <w:i/>
          <w:iCs/>
        </w:rPr>
        <w:t xml:space="preserve">  If data developed in excel sheet then that data has to be imported into CTOD search database thru automated scripts.   This importing of data will be done whenever the data is developed in excel. </w:t>
      </w:r>
    </w:p>
    <w:p w:rsidR="0054733F" w:rsidRPr="003E2C3B" w:rsidRDefault="0054733F" w:rsidP="0054733F">
      <w:pPr>
        <w:pStyle w:val="NormalIndent"/>
        <w:spacing w:line="276" w:lineRule="auto"/>
        <w:ind w:left="993"/>
        <w:jc w:val="both"/>
        <w:rPr>
          <w:rFonts w:ascii="Candara" w:hAnsi="Candara"/>
          <w:i/>
          <w:iCs/>
        </w:rPr>
      </w:pPr>
    </w:p>
    <w:p w:rsidR="005D125D" w:rsidRPr="003E2C3B" w:rsidRDefault="005D125D" w:rsidP="00C71DFC">
      <w:pPr>
        <w:pStyle w:val="NormalIndent"/>
        <w:numPr>
          <w:ilvl w:val="0"/>
          <w:numId w:val="20"/>
        </w:numPr>
        <w:spacing w:line="276" w:lineRule="auto"/>
        <w:ind w:left="993"/>
        <w:jc w:val="both"/>
        <w:rPr>
          <w:rFonts w:ascii="Candara" w:hAnsi="Candara"/>
          <w:i/>
          <w:iCs/>
        </w:rPr>
      </w:pPr>
      <w:r w:rsidRPr="003E2C3B">
        <w:rPr>
          <w:rFonts w:ascii="Candara" w:hAnsi="Candara"/>
          <w:b/>
          <w:bCs/>
          <w:i/>
          <w:iCs/>
        </w:rPr>
        <w:t>Data developed in curation tool:</w:t>
      </w:r>
      <w:r w:rsidRPr="003E2C3B">
        <w:rPr>
          <w:rFonts w:ascii="Candara" w:hAnsi="Candara"/>
          <w:i/>
          <w:iCs/>
        </w:rPr>
        <w:t xml:space="preserve">  If data developed in curation tool then that data will be migrated to CTOD search database using database scripts.</w:t>
      </w:r>
    </w:p>
    <w:p w:rsidR="005D125D" w:rsidRPr="003E2C3B" w:rsidRDefault="005D125D" w:rsidP="005D125D">
      <w:pPr>
        <w:rPr>
          <w:rFonts w:ascii="Candara" w:hAnsi="Candara"/>
          <w:lang w:val="en-IN" w:bidi="te-IN"/>
        </w:rPr>
      </w:pPr>
    </w:p>
    <w:p w:rsidR="00AA47F2" w:rsidRPr="003E2C3B" w:rsidRDefault="00AA47F2" w:rsidP="00AA47F2">
      <w:pPr>
        <w:pStyle w:val="Heading1"/>
        <w:tabs>
          <w:tab w:val="left" w:pos="720"/>
        </w:tabs>
        <w:rPr>
          <w:rFonts w:ascii="Candara" w:hAnsi="Candara"/>
        </w:rPr>
      </w:pPr>
      <w:bookmarkStart w:id="349" w:name="_Toc351126753"/>
      <w:bookmarkStart w:id="350" w:name="_Toc365151375"/>
      <w:bookmarkStart w:id="351" w:name="_Toc409781262"/>
      <w:r w:rsidRPr="003E2C3B">
        <w:rPr>
          <w:rFonts w:ascii="Candara" w:hAnsi="Candara"/>
        </w:rPr>
        <w:t>Backup &amp; Data Recovery Requirements</w:t>
      </w:r>
      <w:bookmarkEnd w:id="349"/>
      <w:bookmarkEnd w:id="350"/>
      <w:bookmarkEnd w:id="351"/>
    </w:p>
    <w:p w:rsidR="00AA47F2" w:rsidRPr="003E2C3B" w:rsidRDefault="00E4269B" w:rsidP="006D6654">
      <w:pPr>
        <w:ind w:left="426"/>
        <w:rPr>
          <w:rFonts w:ascii="Candara" w:hAnsi="Candara"/>
          <w:i/>
        </w:rPr>
      </w:pPr>
      <w:r w:rsidRPr="003E2C3B">
        <w:rPr>
          <w:rFonts w:ascii="Candara" w:hAnsi="Candara"/>
          <w:i/>
        </w:rPr>
        <w:t>Data backup will be taken regularly on periodic intervals</w:t>
      </w:r>
      <w:r w:rsidR="006D6654" w:rsidRPr="003E2C3B">
        <w:rPr>
          <w:rFonts w:ascii="Candara" w:hAnsi="Candara"/>
          <w:i/>
        </w:rPr>
        <w:t xml:space="preserve"> as mentioned below.  There will be automation system to take the backups.  </w:t>
      </w:r>
    </w:p>
    <w:p w:rsidR="006D6654" w:rsidRPr="003E2C3B" w:rsidRDefault="006D6654" w:rsidP="00FB6701">
      <w:pPr>
        <w:numPr>
          <w:ilvl w:val="0"/>
          <w:numId w:val="22"/>
        </w:numPr>
        <w:rPr>
          <w:rFonts w:ascii="Candara" w:hAnsi="Candara"/>
          <w:i/>
        </w:rPr>
      </w:pPr>
      <w:r w:rsidRPr="003E2C3B">
        <w:rPr>
          <w:rFonts w:ascii="Candara" w:hAnsi="Candara"/>
          <w:i/>
        </w:rPr>
        <w:t>Daily</w:t>
      </w:r>
    </w:p>
    <w:p w:rsidR="006D6654" w:rsidRPr="003E2C3B" w:rsidRDefault="006D6654" w:rsidP="00FB6701">
      <w:pPr>
        <w:numPr>
          <w:ilvl w:val="0"/>
          <w:numId w:val="22"/>
        </w:numPr>
        <w:rPr>
          <w:rFonts w:ascii="Candara" w:hAnsi="Candara"/>
          <w:i/>
        </w:rPr>
      </w:pPr>
      <w:r w:rsidRPr="003E2C3B">
        <w:rPr>
          <w:rFonts w:ascii="Candara" w:hAnsi="Candara"/>
          <w:i/>
        </w:rPr>
        <w:t>Weekly</w:t>
      </w:r>
    </w:p>
    <w:p w:rsidR="006D6654" w:rsidRPr="003E2C3B" w:rsidRDefault="006D6654" w:rsidP="00FB6701">
      <w:pPr>
        <w:numPr>
          <w:ilvl w:val="0"/>
          <w:numId w:val="22"/>
        </w:numPr>
        <w:rPr>
          <w:rFonts w:ascii="Candara" w:hAnsi="Candara"/>
          <w:i/>
        </w:rPr>
      </w:pPr>
      <w:r w:rsidRPr="003E2C3B">
        <w:rPr>
          <w:rFonts w:ascii="Candara" w:hAnsi="Candara"/>
          <w:i/>
        </w:rPr>
        <w:t>Monthly</w:t>
      </w:r>
    </w:p>
    <w:p w:rsidR="00AA47F2" w:rsidRPr="003E2C3B" w:rsidRDefault="00AA47F2" w:rsidP="00AA47F2">
      <w:pPr>
        <w:pStyle w:val="Heading1"/>
        <w:tabs>
          <w:tab w:val="left" w:pos="720"/>
        </w:tabs>
        <w:rPr>
          <w:rFonts w:ascii="Candara" w:hAnsi="Candara"/>
        </w:rPr>
      </w:pPr>
      <w:bookmarkStart w:id="352" w:name="_Toc351126754"/>
      <w:bookmarkStart w:id="353" w:name="_Toc365151376"/>
      <w:bookmarkStart w:id="354" w:name="_Toc409781263"/>
      <w:r w:rsidRPr="003E2C3B">
        <w:rPr>
          <w:rFonts w:ascii="Candara" w:hAnsi="Candara"/>
        </w:rPr>
        <w:t>Special User Requirements</w:t>
      </w:r>
      <w:bookmarkEnd w:id="352"/>
      <w:bookmarkEnd w:id="353"/>
      <w:bookmarkEnd w:id="354"/>
    </w:p>
    <w:p w:rsidR="00032287" w:rsidRPr="003E2C3B" w:rsidRDefault="00032287" w:rsidP="00032287">
      <w:pPr>
        <w:pStyle w:val="Heading2"/>
        <w:ind w:left="180" w:firstLine="0"/>
        <w:rPr>
          <w:rFonts w:ascii="Candara" w:hAnsi="Candara"/>
        </w:rPr>
      </w:pPr>
      <w:bookmarkStart w:id="355" w:name="_Toc351126755"/>
      <w:bookmarkStart w:id="356" w:name="_Toc365151377"/>
      <w:bookmarkStart w:id="357" w:name="_Toc409781264"/>
      <w:r w:rsidRPr="003E2C3B">
        <w:rPr>
          <w:rFonts w:ascii="Candara" w:hAnsi="Candara"/>
        </w:rPr>
        <w:t>Security</w:t>
      </w:r>
      <w:bookmarkEnd w:id="355"/>
      <w:bookmarkEnd w:id="356"/>
      <w:bookmarkEnd w:id="357"/>
    </w:p>
    <w:p w:rsidR="00032287" w:rsidRPr="003E2C3B" w:rsidRDefault="00032287" w:rsidP="00997BCC">
      <w:pPr>
        <w:numPr>
          <w:ilvl w:val="0"/>
          <w:numId w:val="7"/>
        </w:numPr>
        <w:rPr>
          <w:rFonts w:ascii="Candara" w:hAnsi="Candara"/>
          <w:i/>
        </w:rPr>
      </w:pPr>
      <w:r w:rsidRPr="003E2C3B">
        <w:rPr>
          <w:rFonts w:ascii="Candara" w:hAnsi="Candara"/>
          <w:i/>
        </w:rPr>
        <w:t xml:space="preserve">User Authentication: User authentication </w:t>
      </w:r>
      <w:r w:rsidR="00175597" w:rsidRPr="003E2C3B">
        <w:rPr>
          <w:rFonts w:ascii="Candara" w:hAnsi="Candara"/>
          <w:i/>
        </w:rPr>
        <w:t>will be done in application level</w:t>
      </w:r>
      <w:r w:rsidRPr="003E2C3B">
        <w:rPr>
          <w:rFonts w:ascii="Candara" w:hAnsi="Candara"/>
          <w:i/>
        </w:rPr>
        <w:t>.</w:t>
      </w:r>
    </w:p>
    <w:p w:rsidR="00032287" w:rsidRPr="003E2C3B" w:rsidRDefault="00175597" w:rsidP="00997BCC">
      <w:pPr>
        <w:numPr>
          <w:ilvl w:val="0"/>
          <w:numId w:val="7"/>
        </w:numPr>
        <w:rPr>
          <w:rFonts w:ascii="Candara" w:hAnsi="Candara"/>
          <w:i/>
        </w:rPr>
      </w:pPr>
      <w:r w:rsidRPr="003E2C3B">
        <w:rPr>
          <w:rFonts w:ascii="Candara" w:hAnsi="Candara"/>
          <w:i/>
        </w:rPr>
        <w:t>Access will be restricted as per the role assigned to user when creating new user.</w:t>
      </w:r>
    </w:p>
    <w:p w:rsidR="00032287" w:rsidRPr="003E2C3B" w:rsidRDefault="00032287" w:rsidP="00032287">
      <w:pPr>
        <w:pStyle w:val="Heading2"/>
        <w:ind w:left="180" w:firstLine="0"/>
        <w:rPr>
          <w:rFonts w:ascii="Candara" w:hAnsi="Candara"/>
        </w:rPr>
      </w:pPr>
      <w:bookmarkStart w:id="358" w:name="_Toc351126756"/>
      <w:bookmarkStart w:id="359" w:name="_Toc365151378"/>
      <w:bookmarkStart w:id="360" w:name="_Toc409781265"/>
      <w:r w:rsidRPr="003E2C3B">
        <w:rPr>
          <w:rFonts w:ascii="Candara" w:hAnsi="Candara"/>
        </w:rPr>
        <w:t>Reliability</w:t>
      </w:r>
      <w:bookmarkEnd w:id="358"/>
      <w:bookmarkEnd w:id="359"/>
      <w:bookmarkEnd w:id="360"/>
    </w:p>
    <w:p w:rsidR="00032287" w:rsidRPr="003E2C3B" w:rsidRDefault="00032287" w:rsidP="00032287">
      <w:pPr>
        <w:ind w:left="720"/>
        <w:rPr>
          <w:rFonts w:ascii="Candara" w:hAnsi="Candara"/>
        </w:rPr>
      </w:pPr>
      <w:r w:rsidRPr="003E2C3B">
        <w:rPr>
          <w:rFonts w:ascii="Candara" w:hAnsi="Candara"/>
        </w:rPr>
        <w:t xml:space="preserve">No Reliability requirements are </w:t>
      </w:r>
      <w:r w:rsidR="00D639A2" w:rsidRPr="003E2C3B">
        <w:rPr>
          <w:rFonts w:ascii="Candara" w:hAnsi="Candara"/>
        </w:rPr>
        <w:t xml:space="preserve">defined </w:t>
      </w:r>
    </w:p>
    <w:p w:rsidR="00032287" w:rsidRPr="003E2C3B" w:rsidRDefault="00032287" w:rsidP="00032287">
      <w:pPr>
        <w:pStyle w:val="Heading2"/>
        <w:ind w:left="180" w:firstLine="0"/>
        <w:rPr>
          <w:rFonts w:ascii="Candara" w:hAnsi="Candara"/>
        </w:rPr>
      </w:pPr>
      <w:bookmarkStart w:id="361" w:name="_Toc351126757"/>
      <w:bookmarkStart w:id="362" w:name="_Toc365151379"/>
      <w:bookmarkStart w:id="363" w:name="_Toc409781266"/>
      <w:r w:rsidRPr="003E2C3B">
        <w:rPr>
          <w:rFonts w:ascii="Candara" w:hAnsi="Candara"/>
        </w:rPr>
        <w:t>Audit Tr</w:t>
      </w:r>
      <w:r w:rsidR="00ED7442" w:rsidRPr="003E2C3B">
        <w:rPr>
          <w:rFonts w:ascii="Candara" w:hAnsi="Candara"/>
          <w:lang w:val="en-IN"/>
        </w:rPr>
        <w:t>i</w:t>
      </w:r>
      <w:r w:rsidRPr="003E2C3B">
        <w:rPr>
          <w:rFonts w:ascii="Candara" w:hAnsi="Candara"/>
        </w:rPr>
        <w:t>al</w:t>
      </w:r>
      <w:bookmarkEnd w:id="361"/>
      <w:bookmarkEnd w:id="362"/>
      <w:bookmarkEnd w:id="363"/>
    </w:p>
    <w:p w:rsidR="00032287" w:rsidRPr="003E2C3B" w:rsidRDefault="00032287" w:rsidP="00032287">
      <w:pPr>
        <w:ind w:left="720"/>
        <w:rPr>
          <w:rFonts w:ascii="Candara" w:hAnsi="Candara"/>
        </w:rPr>
      </w:pPr>
      <w:r w:rsidRPr="003E2C3B">
        <w:rPr>
          <w:rFonts w:ascii="Candara" w:hAnsi="Candara"/>
        </w:rPr>
        <w:t>No Audit Trial Requirements are defined.</w:t>
      </w:r>
    </w:p>
    <w:p w:rsidR="00AA47F2" w:rsidRPr="003E2C3B" w:rsidRDefault="00AA47F2" w:rsidP="00AA47F2">
      <w:pPr>
        <w:pStyle w:val="Heading2"/>
        <w:ind w:left="180" w:firstLine="0"/>
        <w:rPr>
          <w:rFonts w:ascii="Candara" w:hAnsi="Candara"/>
        </w:rPr>
      </w:pPr>
      <w:bookmarkStart w:id="364" w:name="_Toc351126758"/>
      <w:bookmarkStart w:id="365" w:name="_Toc365151380"/>
      <w:bookmarkStart w:id="366" w:name="_Toc409781267"/>
      <w:r w:rsidRPr="003E2C3B">
        <w:rPr>
          <w:rFonts w:ascii="Candara" w:hAnsi="Candara"/>
        </w:rPr>
        <w:t>User Training</w:t>
      </w:r>
      <w:bookmarkEnd w:id="364"/>
      <w:bookmarkEnd w:id="365"/>
      <w:bookmarkEnd w:id="366"/>
    </w:p>
    <w:p w:rsidR="00032287" w:rsidRPr="003E2C3B" w:rsidRDefault="006A3FC0" w:rsidP="00032287">
      <w:pPr>
        <w:ind w:left="720"/>
        <w:rPr>
          <w:rFonts w:ascii="Candara" w:hAnsi="Candara"/>
        </w:rPr>
      </w:pPr>
      <w:r w:rsidRPr="003E2C3B">
        <w:rPr>
          <w:rFonts w:ascii="Candara" w:hAnsi="Candara"/>
        </w:rPr>
        <w:t xml:space="preserve">Training </w:t>
      </w:r>
      <w:r w:rsidR="00F42DC5" w:rsidRPr="003E2C3B">
        <w:rPr>
          <w:rFonts w:ascii="Candara" w:hAnsi="Candara"/>
        </w:rPr>
        <w:t>will be provided thru</w:t>
      </w:r>
      <w:r w:rsidRPr="003E2C3B">
        <w:rPr>
          <w:rFonts w:ascii="Candara" w:hAnsi="Candara"/>
        </w:rPr>
        <w:t xml:space="preserve"> Web-Ex </w:t>
      </w:r>
      <w:r w:rsidR="00F42DC5" w:rsidRPr="003E2C3B">
        <w:rPr>
          <w:rFonts w:ascii="Candara" w:hAnsi="Candara"/>
        </w:rPr>
        <w:t>for a team of 8 to 10 members, and will be done by GVK SME team</w:t>
      </w:r>
      <w:r w:rsidRPr="003E2C3B">
        <w:rPr>
          <w:rFonts w:ascii="Candara" w:hAnsi="Candara"/>
        </w:rPr>
        <w:t>.</w:t>
      </w:r>
    </w:p>
    <w:p w:rsidR="00AA47F2" w:rsidRPr="003E2C3B" w:rsidRDefault="00AA47F2" w:rsidP="00AA47F2">
      <w:pPr>
        <w:pStyle w:val="Heading2"/>
        <w:ind w:left="180" w:firstLine="0"/>
        <w:rPr>
          <w:rFonts w:ascii="Candara" w:hAnsi="Candara"/>
        </w:rPr>
      </w:pPr>
      <w:bookmarkStart w:id="367" w:name="_Toc351126759"/>
      <w:bookmarkStart w:id="368" w:name="_Toc365151381"/>
      <w:bookmarkStart w:id="369" w:name="_Toc409781268"/>
      <w:r w:rsidRPr="003E2C3B">
        <w:rPr>
          <w:rFonts w:ascii="Candara" w:hAnsi="Candara"/>
        </w:rPr>
        <w:t>User Manual &amp; Help</w:t>
      </w:r>
      <w:bookmarkEnd w:id="367"/>
      <w:bookmarkEnd w:id="368"/>
      <w:bookmarkEnd w:id="369"/>
    </w:p>
    <w:p w:rsidR="00032287" w:rsidRPr="003E2C3B" w:rsidRDefault="00032287" w:rsidP="00032287">
      <w:pPr>
        <w:ind w:left="720"/>
        <w:rPr>
          <w:rFonts w:ascii="Candara" w:hAnsi="Candara"/>
        </w:rPr>
      </w:pPr>
      <w:r w:rsidRPr="003E2C3B">
        <w:rPr>
          <w:rFonts w:ascii="Candara" w:hAnsi="Candara"/>
        </w:rPr>
        <w:t xml:space="preserve">User manual </w:t>
      </w:r>
      <w:r w:rsidR="007E658A" w:rsidRPr="003E2C3B">
        <w:rPr>
          <w:rFonts w:ascii="Candara" w:hAnsi="Candara"/>
        </w:rPr>
        <w:t xml:space="preserve">will be prepared as per the application flow. </w:t>
      </w:r>
    </w:p>
    <w:p w:rsidR="00AA47F2" w:rsidRPr="003E2C3B" w:rsidRDefault="00AA47F2" w:rsidP="00AA47F2">
      <w:pPr>
        <w:pStyle w:val="Heading1"/>
        <w:tabs>
          <w:tab w:val="left" w:pos="720"/>
        </w:tabs>
        <w:rPr>
          <w:rFonts w:ascii="Candara" w:hAnsi="Candara"/>
          <w:lang w:val="en-IN"/>
        </w:rPr>
      </w:pPr>
      <w:bookmarkStart w:id="370" w:name="_Toc351126760"/>
      <w:bookmarkStart w:id="371" w:name="_Toc365151382"/>
      <w:bookmarkStart w:id="372" w:name="_Toc409781269"/>
      <w:r w:rsidRPr="003E2C3B">
        <w:rPr>
          <w:rFonts w:ascii="Candara" w:hAnsi="Candara"/>
        </w:rPr>
        <w:t>Risk</w:t>
      </w:r>
      <w:bookmarkEnd w:id="370"/>
      <w:bookmarkEnd w:id="371"/>
      <w:bookmarkEnd w:id="372"/>
    </w:p>
    <w:p w:rsidR="00EF283B" w:rsidRPr="003E2C3B" w:rsidRDefault="00EF283B" w:rsidP="00EF283B">
      <w:pPr>
        <w:ind w:left="432"/>
        <w:rPr>
          <w:rFonts w:ascii="Candara" w:hAnsi="Candara"/>
        </w:rPr>
      </w:pPr>
      <w:r w:rsidRPr="003E2C3B">
        <w:rPr>
          <w:rFonts w:ascii="Candara" w:hAnsi="Candara"/>
        </w:rPr>
        <w:t>Below are few risks identified</w:t>
      </w: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66"/>
        <w:gridCol w:w="3060"/>
        <w:gridCol w:w="770"/>
        <w:gridCol w:w="1360"/>
        <w:gridCol w:w="1542"/>
        <w:gridCol w:w="1566"/>
      </w:tblGrid>
      <w:tr w:rsidR="00EF283B" w:rsidRPr="003E2C3B" w:rsidTr="00EF283B">
        <w:tc>
          <w:tcPr>
            <w:tcW w:w="666" w:type="dxa"/>
            <w:shd w:val="clear" w:color="auto" w:fill="92D050"/>
          </w:tcPr>
          <w:p w:rsidR="00EF283B" w:rsidRPr="003E2C3B" w:rsidRDefault="00EF283B" w:rsidP="00EF283B">
            <w:pPr>
              <w:jc w:val="center"/>
              <w:rPr>
                <w:rFonts w:ascii="Candara" w:hAnsi="Candara"/>
                <w:sz w:val="20"/>
                <w:szCs w:val="20"/>
              </w:rPr>
            </w:pPr>
            <w:r w:rsidRPr="003E2C3B">
              <w:rPr>
                <w:rFonts w:ascii="Candara" w:hAnsi="Candara"/>
                <w:sz w:val="20"/>
                <w:szCs w:val="20"/>
              </w:rPr>
              <w:t>Sl.no</w:t>
            </w:r>
          </w:p>
        </w:tc>
        <w:tc>
          <w:tcPr>
            <w:tcW w:w="3060" w:type="dxa"/>
            <w:shd w:val="clear" w:color="auto" w:fill="92D050"/>
          </w:tcPr>
          <w:p w:rsidR="00EF283B" w:rsidRPr="003E2C3B" w:rsidRDefault="00EF283B" w:rsidP="00EF283B">
            <w:pPr>
              <w:jc w:val="center"/>
              <w:rPr>
                <w:rFonts w:ascii="Candara" w:hAnsi="Candara"/>
                <w:sz w:val="20"/>
                <w:szCs w:val="20"/>
              </w:rPr>
            </w:pPr>
            <w:r w:rsidRPr="003E2C3B">
              <w:rPr>
                <w:rFonts w:ascii="Candara" w:hAnsi="Candara"/>
                <w:sz w:val="20"/>
                <w:szCs w:val="20"/>
              </w:rPr>
              <w:t>Risk</w:t>
            </w:r>
          </w:p>
        </w:tc>
        <w:tc>
          <w:tcPr>
            <w:tcW w:w="770" w:type="dxa"/>
            <w:shd w:val="clear" w:color="auto" w:fill="92D050"/>
          </w:tcPr>
          <w:p w:rsidR="00EF283B" w:rsidRPr="003E2C3B" w:rsidRDefault="00EF283B" w:rsidP="00EF283B">
            <w:pPr>
              <w:jc w:val="center"/>
              <w:rPr>
                <w:rFonts w:ascii="Candara" w:hAnsi="Candara"/>
                <w:sz w:val="20"/>
                <w:szCs w:val="20"/>
              </w:rPr>
            </w:pPr>
            <w:r w:rsidRPr="003E2C3B">
              <w:rPr>
                <w:rFonts w:ascii="Candara" w:hAnsi="Candara"/>
                <w:sz w:val="20"/>
                <w:szCs w:val="20"/>
              </w:rPr>
              <w:t>Probability</w:t>
            </w:r>
          </w:p>
        </w:tc>
        <w:tc>
          <w:tcPr>
            <w:tcW w:w="1360" w:type="dxa"/>
            <w:shd w:val="clear" w:color="auto" w:fill="92D050"/>
          </w:tcPr>
          <w:p w:rsidR="00EF283B" w:rsidRPr="003E2C3B" w:rsidRDefault="00EF283B" w:rsidP="00EF283B">
            <w:pPr>
              <w:jc w:val="center"/>
              <w:rPr>
                <w:rFonts w:ascii="Candara" w:hAnsi="Candara"/>
                <w:sz w:val="20"/>
                <w:szCs w:val="20"/>
              </w:rPr>
            </w:pPr>
            <w:r w:rsidRPr="003E2C3B">
              <w:rPr>
                <w:rFonts w:ascii="Candara" w:hAnsi="Candara"/>
                <w:sz w:val="20"/>
                <w:szCs w:val="20"/>
              </w:rPr>
              <w:t>Impact</w:t>
            </w:r>
          </w:p>
        </w:tc>
        <w:tc>
          <w:tcPr>
            <w:tcW w:w="1542" w:type="dxa"/>
            <w:shd w:val="clear" w:color="auto" w:fill="92D050"/>
          </w:tcPr>
          <w:p w:rsidR="00EF283B" w:rsidRPr="003E2C3B" w:rsidRDefault="00EF283B" w:rsidP="00EF283B">
            <w:pPr>
              <w:jc w:val="center"/>
              <w:rPr>
                <w:rFonts w:ascii="Candara" w:hAnsi="Candara"/>
                <w:sz w:val="20"/>
                <w:szCs w:val="20"/>
              </w:rPr>
            </w:pPr>
            <w:r w:rsidRPr="003E2C3B">
              <w:rPr>
                <w:rFonts w:ascii="Candara" w:hAnsi="Candara"/>
                <w:sz w:val="20"/>
                <w:szCs w:val="20"/>
              </w:rPr>
              <w:t>Mitigation</w:t>
            </w:r>
          </w:p>
        </w:tc>
        <w:tc>
          <w:tcPr>
            <w:tcW w:w="1566" w:type="dxa"/>
            <w:shd w:val="clear" w:color="auto" w:fill="92D050"/>
          </w:tcPr>
          <w:p w:rsidR="00EF283B" w:rsidRPr="003E2C3B" w:rsidRDefault="00EF283B" w:rsidP="00EF283B">
            <w:pPr>
              <w:jc w:val="center"/>
              <w:rPr>
                <w:rFonts w:ascii="Candara" w:hAnsi="Candara"/>
                <w:sz w:val="20"/>
                <w:szCs w:val="20"/>
              </w:rPr>
            </w:pPr>
            <w:r w:rsidRPr="003E2C3B">
              <w:rPr>
                <w:rFonts w:ascii="Candara" w:hAnsi="Candara"/>
                <w:sz w:val="20"/>
                <w:szCs w:val="20"/>
              </w:rPr>
              <w:t>Comments</w:t>
            </w:r>
          </w:p>
        </w:tc>
      </w:tr>
      <w:tr w:rsidR="001274B2" w:rsidRPr="003E2C3B" w:rsidTr="00EF283B">
        <w:tc>
          <w:tcPr>
            <w:tcW w:w="666" w:type="dxa"/>
            <w:shd w:val="clear" w:color="auto" w:fill="auto"/>
          </w:tcPr>
          <w:p w:rsidR="001274B2" w:rsidRPr="003E2C3B" w:rsidRDefault="001274B2" w:rsidP="001B02D5">
            <w:pPr>
              <w:rPr>
                <w:rFonts w:ascii="Candara" w:hAnsi="Candara"/>
                <w:sz w:val="16"/>
                <w:szCs w:val="16"/>
              </w:rPr>
            </w:pPr>
            <w:r w:rsidRPr="003E2C3B">
              <w:rPr>
                <w:rFonts w:ascii="Candara" w:hAnsi="Candara"/>
                <w:sz w:val="16"/>
                <w:szCs w:val="16"/>
              </w:rPr>
              <w:t>1</w:t>
            </w:r>
          </w:p>
        </w:tc>
        <w:tc>
          <w:tcPr>
            <w:tcW w:w="3060" w:type="dxa"/>
            <w:shd w:val="clear" w:color="auto" w:fill="auto"/>
          </w:tcPr>
          <w:p w:rsidR="001274B2" w:rsidRPr="003E2C3B" w:rsidRDefault="001274B2" w:rsidP="001B02D5">
            <w:pPr>
              <w:rPr>
                <w:rFonts w:ascii="Candara" w:hAnsi="Candara"/>
                <w:sz w:val="16"/>
                <w:szCs w:val="16"/>
              </w:rPr>
            </w:pPr>
          </w:p>
        </w:tc>
        <w:tc>
          <w:tcPr>
            <w:tcW w:w="770" w:type="dxa"/>
            <w:shd w:val="clear" w:color="auto" w:fill="auto"/>
          </w:tcPr>
          <w:p w:rsidR="001274B2" w:rsidRPr="003E2C3B" w:rsidRDefault="001274B2" w:rsidP="001B02D5">
            <w:pPr>
              <w:rPr>
                <w:rFonts w:ascii="Candara" w:hAnsi="Candara"/>
                <w:sz w:val="16"/>
                <w:szCs w:val="16"/>
              </w:rPr>
            </w:pPr>
            <w:r w:rsidRPr="003E2C3B">
              <w:rPr>
                <w:rFonts w:ascii="Candara" w:hAnsi="Candara"/>
                <w:sz w:val="16"/>
                <w:szCs w:val="16"/>
              </w:rPr>
              <w:t>TBD</w:t>
            </w:r>
          </w:p>
        </w:tc>
        <w:tc>
          <w:tcPr>
            <w:tcW w:w="1360" w:type="dxa"/>
            <w:shd w:val="clear" w:color="auto" w:fill="auto"/>
          </w:tcPr>
          <w:p w:rsidR="001274B2" w:rsidRPr="003E2C3B" w:rsidRDefault="001274B2" w:rsidP="00F31D87">
            <w:pPr>
              <w:rPr>
                <w:rFonts w:ascii="Candara" w:hAnsi="Candara"/>
                <w:sz w:val="16"/>
                <w:szCs w:val="16"/>
              </w:rPr>
            </w:pPr>
            <w:r w:rsidRPr="003E2C3B">
              <w:rPr>
                <w:rFonts w:ascii="Candara" w:hAnsi="Candara"/>
                <w:sz w:val="16"/>
                <w:szCs w:val="16"/>
              </w:rPr>
              <w:t>TBD</w:t>
            </w:r>
          </w:p>
        </w:tc>
        <w:tc>
          <w:tcPr>
            <w:tcW w:w="1542" w:type="dxa"/>
            <w:shd w:val="clear" w:color="auto" w:fill="auto"/>
          </w:tcPr>
          <w:p w:rsidR="001274B2" w:rsidRPr="003E2C3B" w:rsidRDefault="001274B2" w:rsidP="00F31D87">
            <w:pPr>
              <w:rPr>
                <w:rFonts w:ascii="Candara" w:hAnsi="Candara"/>
                <w:sz w:val="16"/>
                <w:szCs w:val="16"/>
              </w:rPr>
            </w:pPr>
            <w:r w:rsidRPr="003E2C3B">
              <w:rPr>
                <w:rFonts w:ascii="Candara" w:hAnsi="Candara"/>
                <w:sz w:val="16"/>
                <w:szCs w:val="16"/>
              </w:rPr>
              <w:t>TBD</w:t>
            </w:r>
          </w:p>
        </w:tc>
        <w:tc>
          <w:tcPr>
            <w:tcW w:w="1566" w:type="dxa"/>
            <w:shd w:val="clear" w:color="auto" w:fill="auto"/>
          </w:tcPr>
          <w:p w:rsidR="001274B2" w:rsidRPr="003E2C3B" w:rsidRDefault="001274B2" w:rsidP="001B02D5">
            <w:pPr>
              <w:rPr>
                <w:rFonts w:ascii="Candara" w:hAnsi="Candara"/>
                <w:sz w:val="16"/>
                <w:szCs w:val="16"/>
              </w:rPr>
            </w:pPr>
          </w:p>
        </w:tc>
      </w:tr>
      <w:tr w:rsidR="001274B2" w:rsidRPr="003E2C3B" w:rsidTr="00EF283B">
        <w:tc>
          <w:tcPr>
            <w:tcW w:w="666" w:type="dxa"/>
            <w:shd w:val="clear" w:color="auto" w:fill="auto"/>
          </w:tcPr>
          <w:p w:rsidR="001274B2" w:rsidRPr="003E2C3B" w:rsidRDefault="001274B2" w:rsidP="001B02D5">
            <w:pPr>
              <w:rPr>
                <w:rFonts w:ascii="Candara" w:hAnsi="Candara"/>
                <w:sz w:val="16"/>
                <w:szCs w:val="16"/>
              </w:rPr>
            </w:pPr>
            <w:r w:rsidRPr="003E2C3B">
              <w:rPr>
                <w:rFonts w:ascii="Candara" w:hAnsi="Candara"/>
                <w:sz w:val="16"/>
                <w:szCs w:val="16"/>
              </w:rPr>
              <w:t>2</w:t>
            </w:r>
          </w:p>
        </w:tc>
        <w:tc>
          <w:tcPr>
            <w:tcW w:w="3060" w:type="dxa"/>
            <w:shd w:val="clear" w:color="auto" w:fill="auto"/>
          </w:tcPr>
          <w:p w:rsidR="001274B2" w:rsidRPr="003E2C3B" w:rsidRDefault="001274B2" w:rsidP="001B02D5">
            <w:pPr>
              <w:rPr>
                <w:rFonts w:ascii="Candara" w:hAnsi="Candara"/>
                <w:sz w:val="16"/>
                <w:szCs w:val="16"/>
              </w:rPr>
            </w:pPr>
          </w:p>
        </w:tc>
        <w:tc>
          <w:tcPr>
            <w:tcW w:w="770" w:type="dxa"/>
            <w:shd w:val="clear" w:color="auto" w:fill="auto"/>
          </w:tcPr>
          <w:p w:rsidR="001274B2" w:rsidRPr="003E2C3B" w:rsidRDefault="001274B2" w:rsidP="00F31D87">
            <w:pPr>
              <w:rPr>
                <w:rFonts w:ascii="Candara" w:hAnsi="Candara"/>
                <w:sz w:val="16"/>
                <w:szCs w:val="16"/>
              </w:rPr>
            </w:pPr>
            <w:r w:rsidRPr="003E2C3B">
              <w:rPr>
                <w:rFonts w:ascii="Candara" w:hAnsi="Candara"/>
                <w:sz w:val="16"/>
                <w:szCs w:val="16"/>
              </w:rPr>
              <w:t>TBD</w:t>
            </w:r>
          </w:p>
        </w:tc>
        <w:tc>
          <w:tcPr>
            <w:tcW w:w="1360" w:type="dxa"/>
            <w:shd w:val="clear" w:color="auto" w:fill="auto"/>
          </w:tcPr>
          <w:p w:rsidR="001274B2" w:rsidRPr="003E2C3B" w:rsidRDefault="001274B2" w:rsidP="00F31D87">
            <w:pPr>
              <w:rPr>
                <w:rFonts w:ascii="Candara" w:hAnsi="Candara"/>
                <w:sz w:val="16"/>
                <w:szCs w:val="16"/>
              </w:rPr>
            </w:pPr>
            <w:r w:rsidRPr="003E2C3B">
              <w:rPr>
                <w:rFonts w:ascii="Candara" w:hAnsi="Candara"/>
                <w:sz w:val="16"/>
                <w:szCs w:val="16"/>
              </w:rPr>
              <w:t>TBD</w:t>
            </w:r>
          </w:p>
        </w:tc>
        <w:tc>
          <w:tcPr>
            <w:tcW w:w="1542" w:type="dxa"/>
            <w:shd w:val="clear" w:color="auto" w:fill="auto"/>
          </w:tcPr>
          <w:p w:rsidR="001274B2" w:rsidRPr="003E2C3B" w:rsidRDefault="001274B2" w:rsidP="00F31D87">
            <w:pPr>
              <w:rPr>
                <w:rFonts w:ascii="Candara" w:hAnsi="Candara"/>
                <w:sz w:val="16"/>
                <w:szCs w:val="16"/>
              </w:rPr>
            </w:pPr>
            <w:r w:rsidRPr="003E2C3B">
              <w:rPr>
                <w:rFonts w:ascii="Candara" w:hAnsi="Candara"/>
                <w:sz w:val="16"/>
                <w:szCs w:val="16"/>
              </w:rPr>
              <w:t>TBD</w:t>
            </w:r>
          </w:p>
        </w:tc>
        <w:tc>
          <w:tcPr>
            <w:tcW w:w="1566" w:type="dxa"/>
            <w:shd w:val="clear" w:color="auto" w:fill="auto"/>
          </w:tcPr>
          <w:p w:rsidR="001274B2" w:rsidRPr="003E2C3B" w:rsidRDefault="001274B2" w:rsidP="001B02D5">
            <w:pPr>
              <w:rPr>
                <w:rFonts w:ascii="Candara" w:hAnsi="Candara"/>
                <w:sz w:val="16"/>
                <w:szCs w:val="16"/>
              </w:rPr>
            </w:pPr>
          </w:p>
        </w:tc>
      </w:tr>
      <w:tr w:rsidR="001274B2" w:rsidRPr="003E2C3B" w:rsidTr="00EF283B">
        <w:tc>
          <w:tcPr>
            <w:tcW w:w="666" w:type="dxa"/>
            <w:shd w:val="clear" w:color="auto" w:fill="auto"/>
          </w:tcPr>
          <w:p w:rsidR="001274B2" w:rsidRPr="003E2C3B" w:rsidRDefault="001274B2" w:rsidP="001B02D5">
            <w:pPr>
              <w:rPr>
                <w:rFonts w:ascii="Candara" w:hAnsi="Candara"/>
                <w:sz w:val="16"/>
                <w:szCs w:val="16"/>
              </w:rPr>
            </w:pPr>
            <w:r w:rsidRPr="003E2C3B">
              <w:rPr>
                <w:rFonts w:ascii="Candara" w:hAnsi="Candara"/>
                <w:sz w:val="16"/>
                <w:szCs w:val="16"/>
              </w:rPr>
              <w:t>3</w:t>
            </w:r>
          </w:p>
        </w:tc>
        <w:tc>
          <w:tcPr>
            <w:tcW w:w="3060" w:type="dxa"/>
            <w:shd w:val="clear" w:color="auto" w:fill="auto"/>
          </w:tcPr>
          <w:p w:rsidR="001274B2" w:rsidRPr="003E2C3B" w:rsidRDefault="001274B2" w:rsidP="001B02D5">
            <w:pPr>
              <w:rPr>
                <w:rFonts w:ascii="Candara" w:hAnsi="Candara"/>
                <w:sz w:val="16"/>
                <w:szCs w:val="16"/>
              </w:rPr>
            </w:pPr>
          </w:p>
        </w:tc>
        <w:tc>
          <w:tcPr>
            <w:tcW w:w="770" w:type="dxa"/>
            <w:shd w:val="clear" w:color="auto" w:fill="auto"/>
          </w:tcPr>
          <w:p w:rsidR="001274B2" w:rsidRPr="003E2C3B" w:rsidRDefault="001274B2" w:rsidP="00F31D87">
            <w:pPr>
              <w:rPr>
                <w:rFonts w:ascii="Candara" w:hAnsi="Candara"/>
                <w:sz w:val="16"/>
                <w:szCs w:val="16"/>
              </w:rPr>
            </w:pPr>
            <w:r w:rsidRPr="003E2C3B">
              <w:rPr>
                <w:rFonts w:ascii="Candara" w:hAnsi="Candara"/>
                <w:sz w:val="16"/>
                <w:szCs w:val="16"/>
              </w:rPr>
              <w:t>TBD</w:t>
            </w:r>
          </w:p>
        </w:tc>
        <w:tc>
          <w:tcPr>
            <w:tcW w:w="1360" w:type="dxa"/>
            <w:shd w:val="clear" w:color="auto" w:fill="auto"/>
          </w:tcPr>
          <w:p w:rsidR="001274B2" w:rsidRPr="003E2C3B" w:rsidRDefault="001274B2" w:rsidP="00F31D87">
            <w:pPr>
              <w:rPr>
                <w:rFonts w:ascii="Candara" w:hAnsi="Candara"/>
                <w:sz w:val="16"/>
                <w:szCs w:val="16"/>
              </w:rPr>
            </w:pPr>
            <w:r w:rsidRPr="003E2C3B">
              <w:rPr>
                <w:rFonts w:ascii="Candara" w:hAnsi="Candara"/>
                <w:sz w:val="16"/>
                <w:szCs w:val="16"/>
              </w:rPr>
              <w:t>TBD</w:t>
            </w:r>
          </w:p>
        </w:tc>
        <w:tc>
          <w:tcPr>
            <w:tcW w:w="1542" w:type="dxa"/>
            <w:shd w:val="clear" w:color="auto" w:fill="auto"/>
          </w:tcPr>
          <w:p w:rsidR="001274B2" w:rsidRPr="003E2C3B" w:rsidRDefault="001274B2" w:rsidP="00F31D87">
            <w:pPr>
              <w:rPr>
                <w:rFonts w:ascii="Candara" w:hAnsi="Candara"/>
                <w:sz w:val="16"/>
                <w:szCs w:val="16"/>
              </w:rPr>
            </w:pPr>
            <w:r w:rsidRPr="003E2C3B">
              <w:rPr>
                <w:rFonts w:ascii="Candara" w:hAnsi="Candara"/>
                <w:sz w:val="16"/>
                <w:szCs w:val="16"/>
              </w:rPr>
              <w:t>TBD</w:t>
            </w:r>
          </w:p>
        </w:tc>
        <w:tc>
          <w:tcPr>
            <w:tcW w:w="1566" w:type="dxa"/>
            <w:shd w:val="clear" w:color="auto" w:fill="auto"/>
          </w:tcPr>
          <w:p w:rsidR="001274B2" w:rsidRPr="003E2C3B" w:rsidRDefault="001274B2" w:rsidP="001B02D5">
            <w:pPr>
              <w:rPr>
                <w:rFonts w:ascii="Candara" w:hAnsi="Candara"/>
                <w:sz w:val="16"/>
                <w:szCs w:val="16"/>
              </w:rPr>
            </w:pPr>
          </w:p>
        </w:tc>
      </w:tr>
    </w:tbl>
    <w:p w:rsidR="0059066D" w:rsidRPr="003E2C3B" w:rsidRDefault="003D486E" w:rsidP="00B66696">
      <w:pPr>
        <w:ind w:left="432"/>
        <w:rPr>
          <w:rFonts w:ascii="Candara" w:hAnsi="Candara"/>
        </w:rPr>
      </w:pPr>
      <w:r w:rsidRPr="003E2C3B">
        <w:rPr>
          <w:rFonts w:ascii="Candara" w:hAnsi="Candara"/>
        </w:rPr>
        <w:t>*</w:t>
      </w:r>
    </w:p>
    <w:p w:rsidR="0059066D" w:rsidRPr="003E2C3B" w:rsidRDefault="0059066D" w:rsidP="0059066D">
      <w:pPr>
        <w:pStyle w:val="Heading1"/>
        <w:tabs>
          <w:tab w:val="left" w:pos="720"/>
        </w:tabs>
        <w:rPr>
          <w:rFonts w:ascii="Candara" w:hAnsi="Candara"/>
        </w:rPr>
      </w:pPr>
      <w:bookmarkStart w:id="373" w:name="_Toc213243270"/>
      <w:bookmarkStart w:id="374" w:name="_Toc351126761"/>
      <w:bookmarkStart w:id="375" w:name="_Toc365151383"/>
      <w:bookmarkStart w:id="376" w:name="_Toc409781270"/>
      <w:r w:rsidRPr="003E2C3B">
        <w:rPr>
          <w:rFonts w:ascii="Candara" w:hAnsi="Candara"/>
        </w:rPr>
        <w:t>Document References</w:t>
      </w:r>
      <w:bookmarkEnd w:id="373"/>
      <w:bookmarkEnd w:id="374"/>
      <w:bookmarkEnd w:id="375"/>
      <w:bookmarkEnd w:id="376"/>
    </w:p>
    <w:p w:rsidR="0059066D" w:rsidRPr="003E2C3B" w:rsidRDefault="0059066D" w:rsidP="0059066D">
      <w:pPr>
        <w:ind w:firstLine="432"/>
        <w:rPr>
          <w:rFonts w:ascii="Candara" w:hAnsi="Candara"/>
        </w:rPr>
      </w:pPr>
      <w:r w:rsidRPr="003E2C3B">
        <w:rPr>
          <w:rFonts w:ascii="Candara" w:hAnsi="Candara"/>
        </w:rPr>
        <w:t>Referred to the following Documents for Requirements</w:t>
      </w:r>
    </w:p>
    <w:p w:rsidR="0059066D" w:rsidRPr="003E2C3B" w:rsidRDefault="007E658A" w:rsidP="00997BCC">
      <w:pPr>
        <w:numPr>
          <w:ilvl w:val="0"/>
          <w:numId w:val="9"/>
        </w:numPr>
        <w:spacing w:after="0" w:line="240" w:lineRule="auto"/>
        <w:rPr>
          <w:rFonts w:ascii="Candara" w:hAnsi="Candara"/>
        </w:rPr>
      </w:pPr>
      <w:r w:rsidRPr="003E2C3B">
        <w:rPr>
          <w:rFonts w:ascii="Candara" w:hAnsi="Candara"/>
        </w:rPr>
        <w:t>CTOD application v0.1.pdf</w:t>
      </w:r>
    </w:p>
    <w:p w:rsidR="00670306" w:rsidRPr="003E2C3B" w:rsidRDefault="00FC59DF" w:rsidP="00997BCC">
      <w:pPr>
        <w:numPr>
          <w:ilvl w:val="0"/>
          <w:numId w:val="9"/>
        </w:numPr>
        <w:spacing w:after="0" w:line="240" w:lineRule="auto"/>
        <w:rPr>
          <w:rFonts w:ascii="Candara" w:hAnsi="Candara"/>
        </w:rPr>
      </w:pPr>
      <w:r w:rsidRPr="003E2C3B">
        <w:rPr>
          <w:rFonts w:ascii="Candara" w:hAnsi="Candara"/>
        </w:rPr>
        <w:t>Queries_CTOD_0.4</w:t>
      </w:r>
      <w:r w:rsidR="00670306" w:rsidRPr="003E2C3B">
        <w:rPr>
          <w:rFonts w:ascii="Candara" w:hAnsi="Candara"/>
        </w:rPr>
        <w:t>.xlsx`</w:t>
      </w:r>
    </w:p>
    <w:p w:rsidR="00670306" w:rsidRPr="003E2C3B" w:rsidRDefault="00670306" w:rsidP="00997BCC">
      <w:pPr>
        <w:numPr>
          <w:ilvl w:val="0"/>
          <w:numId w:val="9"/>
        </w:numPr>
        <w:spacing w:after="0" w:line="240" w:lineRule="auto"/>
        <w:rPr>
          <w:rFonts w:ascii="Candara" w:hAnsi="Candara"/>
        </w:rPr>
      </w:pPr>
      <w:r w:rsidRPr="003E2C3B">
        <w:rPr>
          <w:rFonts w:ascii="Candara" w:hAnsi="Candara"/>
        </w:rPr>
        <w:t>ClinPharm Data models comparision 27Nov12.xlsx</w:t>
      </w:r>
    </w:p>
    <w:p w:rsidR="00FC59DF" w:rsidRPr="003E2C3B" w:rsidRDefault="00FC59DF" w:rsidP="00997BCC">
      <w:pPr>
        <w:numPr>
          <w:ilvl w:val="0"/>
          <w:numId w:val="9"/>
        </w:numPr>
        <w:spacing w:after="0" w:line="240" w:lineRule="auto"/>
        <w:rPr>
          <w:rFonts w:ascii="Candara" w:hAnsi="Candara"/>
        </w:rPr>
      </w:pPr>
      <w:r w:rsidRPr="003E2C3B">
        <w:rPr>
          <w:rFonts w:ascii="Candara" w:hAnsi="Candara"/>
        </w:rPr>
        <w:t>Search Page model_v2.0.xlsx</w:t>
      </w:r>
    </w:p>
    <w:p w:rsidR="00FC59DF" w:rsidRPr="003E2C3B" w:rsidRDefault="00FC59DF" w:rsidP="00997BCC">
      <w:pPr>
        <w:numPr>
          <w:ilvl w:val="0"/>
          <w:numId w:val="9"/>
        </w:numPr>
        <w:spacing w:after="0" w:line="240" w:lineRule="auto"/>
        <w:rPr>
          <w:rFonts w:ascii="Candara" w:hAnsi="Candara"/>
        </w:rPr>
      </w:pPr>
      <w:r w:rsidRPr="003E2C3B">
        <w:rPr>
          <w:rFonts w:ascii="Candara" w:hAnsi="Candara"/>
        </w:rPr>
        <w:t>Customized Template.xlsx</w:t>
      </w:r>
    </w:p>
    <w:p w:rsidR="00FC59DF" w:rsidRDefault="00FC59DF" w:rsidP="00997BCC">
      <w:pPr>
        <w:numPr>
          <w:ilvl w:val="0"/>
          <w:numId w:val="9"/>
        </w:numPr>
        <w:spacing w:after="0" w:line="240" w:lineRule="auto"/>
        <w:rPr>
          <w:rFonts w:ascii="Candara" w:hAnsi="Candara"/>
        </w:rPr>
      </w:pPr>
      <w:r w:rsidRPr="003E2C3B">
        <w:rPr>
          <w:rFonts w:ascii="Candara" w:hAnsi="Candara"/>
        </w:rPr>
        <w:t>WO 1 - Signature Pending.pdf</w:t>
      </w:r>
    </w:p>
    <w:p w:rsidR="0080521E" w:rsidRPr="003E2C3B" w:rsidRDefault="0080521E" w:rsidP="00997BCC">
      <w:pPr>
        <w:numPr>
          <w:ilvl w:val="0"/>
          <w:numId w:val="9"/>
        </w:numPr>
        <w:spacing w:after="0" w:line="240" w:lineRule="auto"/>
        <w:rPr>
          <w:rFonts w:ascii="Candara" w:hAnsi="Candara"/>
        </w:rPr>
      </w:pPr>
      <w:r w:rsidRPr="0080521E">
        <w:rPr>
          <w:rFonts w:ascii="Candara" w:hAnsi="Candara"/>
        </w:rPr>
        <w:t>CTOD global tool Prototype Rev comments_TRS_SP_TRS2</w:t>
      </w:r>
      <w:r>
        <w:rPr>
          <w:rFonts w:ascii="Candara" w:hAnsi="Candara"/>
        </w:rPr>
        <w:t>.xls</w:t>
      </w:r>
    </w:p>
    <w:p w:rsidR="0059066D" w:rsidRPr="003E2C3B" w:rsidRDefault="0059066D" w:rsidP="00670306">
      <w:pPr>
        <w:spacing w:after="0" w:line="240" w:lineRule="auto"/>
        <w:ind w:left="1080"/>
        <w:rPr>
          <w:rFonts w:ascii="Candara" w:hAnsi="Candara"/>
          <w:highlight w:val="yellow"/>
        </w:rPr>
      </w:pPr>
    </w:p>
    <w:p w:rsidR="00AA47F2" w:rsidRPr="003E2C3B" w:rsidRDefault="00AA47F2" w:rsidP="00AA47F2">
      <w:pPr>
        <w:pStyle w:val="Heading1"/>
        <w:tabs>
          <w:tab w:val="left" w:pos="720"/>
        </w:tabs>
        <w:rPr>
          <w:rFonts w:ascii="Candara" w:hAnsi="Candara"/>
        </w:rPr>
      </w:pPr>
      <w:bookmarkStart w:id="377" w:name="_Toc351126762"/>
      <w:bookmarkStart w:id="378" w:name="_Toc365151384"/>
      <w:bookmarkStart w:id="379" w:name="_Toc409781271"/>
      <w:r w:rsidRPr="003E2C3B">
        <w:rPr>
          <w:rFonts w:ascii="Candara" w:hAnsi="Candara"/>
        </w:rPr>
        <w:t>Open Issues</w:t>
      </w:r>
      <w:bookmarkEnd w:id="377"/>
      <w:bookmarkEnd w:id="378"/>
      <w:bookmarkEnd w:id="379"/>
    </w:p>
    <w:p w:rsidR="00032287" w:rsidRPr="003E2C3B" w:rsidRDefault="00032287" w:rsidP="00032287">
      <w:pPr>
        <w:ind w:left="432"/>
        <w:rPr>
          <w:rFonts w:ascii="Candara" w:hAnsi="Candara"/>
        </w:rPr>
      </w:pPr>
      <w:r w:rsidRPr="003E2C3B">
        <w:rPr>
          <w:rFonts w:ascii="Candara" w:hAnsi="Candara"/>
        </w:rPr>
        <w:t>NA</w:t>
      </w:r>
    </w:p>
    <w:p w:rsidR="00AA47F2" w:rsidRPr="003E2C3B" w:rsidRDefault="00AA47F2" w:rsidP="00AA47F2">
      <w:pPr>
        <w:pStyle w:val="Heading1"/>
        <w:tabs>
          <w:tab w:val="left" w:pos="720"/>
        </w:tabs>
        <w:rPr>
          <w:rFonts w:ascii="Candara" w:hAnsi="Candara"/>
        </w:rPr>
      </w:pPr>
      <w:bookmarkStart w:id="380" w:name="_Toc351126763"/>
      <w:bookmarkStart w:id="381" w:name="_Toc365151385"/>
      <w:bookmarkStart w:id="382" w:name="_Toc409781272"/>
      <w:r w:rsidRPr="003E2C3B">
        <w:rPr>
          <w:rFonts w:ascii="Candara" w:hAnsi="Candara"/>
        </w:rPr>
        <w:t>Review and Sign Off</w:t>
      </w:r>
      <w:bookmarkEnd w:id="0"/>
      <w:bookmarkEnd w:id="1"/>
      <w:bookmarkEnd w:id="2"/>
      <w:bookmarkEnd w:id="3"/>
      <w:bookmarkEnd w:id="4"/>
      <w:bookmarkEnd w:id="5"/>
      <w:bookmarkEnd w:id="6"/>
      <w:bookmarkEnd w:id="7"/>
      <w:bookmarkEnd w:id="8"/>
      <w:bookmarkEnd w:id="9"/>
      <w:bookmarkEnd w:id="10"/>
      <w:bookmarkEnd w:id="11"/>
      <w:bookmarkEnd w:id="380"/>
      <w:bookmarkEnd w:id="381"/>
      <w:bookmarkEnd w:id="382"/>
    </w:p>
    <w:sectPr w:rsidR="00AA47F2" w:rsidRPr="003E2C3B" w:rsidSect="00187EA7">
      <w:headerReference w:type="default" r:id="rId42"/>
      <w:footerReference w:type="default" r:id="rId43"/>
      <w:pgSz w:w="11909" w:h="16834" w:code="9"/>
      <w:pgMar w:top="306" w:right="1289" w:bottom="1080" w:left="1440" w:header="340" w:footer="737"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0" w:author="SATISH PALLI" w:date="2015-02-03T21:40:00Z" w:initials="SP">
    <w:p w:rsidR="00C53616" w:rsidRDefault="00C53616">
      <w:pPr>
        <w:pStyle w:val="CommentText"/>
      </w:pPr>
      <w:r>
        <w:rPr>
          <w:rStyle w:val="CommentReference"/>
        </w:rPr>
        <w:annotationRef/>
      </w:r>
      <w:r>
        <w:t>Change Tracker to Activity Tracker.  This applies to all screens</w:t>
      </w:r>
    </w:p>
    <w:p w:rsidR="00C53616" w:rsidRDefault="00C53616">
      <w:pPr>
        <w:pStyle w:val="CommentText"/>
      </w:pPr>
    </w:p>
    <w:p w:rsidR="00C53616" w:rsidRDefault="00C53616">
      <w:pPr>
        <w:pStyle w:val="CommentText"/>
      </w:pPr>
      <w:r>
        <w:t>This screen should be similar to ModTracker screen</w:t>
      </w:r>
    </w:p>
  </w:comment>
  <w:comment w:id="105" w:author="SATISH PALLI" w:date="2015-02-03T21:41:00Z" w:initials="SP">
    <w:p w:rsidR="00C53616" w:rsidRDefault="00C53616">
      <w:pPr>
        <w:pStyle w:val="CommentText"/>
      </w:pPr>
      <w:r>
        <w:rPr>
          <w:rStyle w:val="CommentReference"/>
        </w:rPr>
        <w:annotationRef/>
      </w:r>
      <w:r>
        <w:t>All screens must be centre alligned</w:t>
      </w:r>
    </w:p>
  </w:comment>
  <w:comment w:id="188" w:author="SATISH PALLI" w:date="2015-02-03T22:05:00Z" w:initials="SP">
    <w:p w:rsidR="00A54992" w:rsidRDefault="00A54992">
      <w:pPr>
        <w:pStyle w:val="CommentText"/>
      </w:pPr>
      <w:r>
        <w:rPr>
          <w:rStyle w:val="CommentReference"/>
        </w:rPr>
        <w:annotationRef/>
      </w:r>
      <w:r>
        <w:t>All screens must have border</w:t>
      </w:r>
    </w:p>
    <w:p w:rsidR="00A54992" w:rsidRDefault="00A54992">
      <w:pPr>
        <w:pStyle w:val="CommentText"/>
      </w:pPr>
    </w:p>
    <w:p w:rsidR="00A54992" w:rsidRDefault="00A54992">
      <w:pPr>
        <w:pStyle w:val="CommentText"/>
      </w:pPr>
      <w:r>
        <w:t>Activity type dropdown list is missing</w:t>
      </w:r>
    </w:p>
    <w:p w:rsidR="00D67D53" w:rsidRDefault="00D67D53">
      <w:pPr>
        <w:pStyle w:val="CommentText"/>
      </w:pPr>
      <w:r>
        <w:t>Activities pagination is missing</w:t>
      </w:r>
    </w:p>
    <w:p w:rsidR="00D67D53" w:rsidRDefault="00D67D53">
      <w:pPr>
        <w:pStyle w:val="CommentText"/>
      </w:pPr>
    </w:p>
    <w:p w:rsidR="00D67D53" w:rsidRDefault="00D67D53">
      <w:pPr>
        <w:pStyle w:val="CommentText"/>
      </w:pPr>
      <w:r>
        <w:t>Add Search and home images in the screen</w:t>
      </w:r>
    </w:p>
  </w:comment>
  <w:comment w:id="338" w:author="SATISH PALLI" w:date="2015-02-03T22:08:00Z" w:initials="SP">
    <w:p w:rsidR="00651C15" w:rsidRDefault="00651C15">
      <w:pPr>
        <w:pStyle w:val="CommentText"/>
      </w:pPr>
      <w:r>
        <w:rPr>
          <w:rStyle w:val="CommentReference"/>
        </w:rPr>
        <w:annotationRef/>
      </w:r>
      <w:r>
        <w:t>Update as per modtracker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3C73" w:rsidRDefault="00083C73" w:rsidP="00596D95">
      <w:pPr>
        <w:spacing w:after="0" w:line="240" w:lineRule="auto"/>
      </w:pPr>
      <w:r>
        <w:separator/>
      </w:r>
    </w:p>
  </w:endnote>
  <w:endnote w:type="continuationSeparator" w:id="1">
    <w:p w:rsidR="00083C73" w:rsidRDefault="00083C73" w:rsidP="00596D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ndra">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146" w:rsidRPr="00C815F8" w:rsidRDefault="00F62146" w:rsidP="00C815F8">
    <w:pPr>
      <w:pStyle w:val="Footer"/>
      <w:pBdr>
        <w:top w:val="single" w:sz="6" w:space="1" w:color="auto"/>
      </w:pBdr>
      <w:tabs>
        <w:tab w:val="clear" w:pos="4320"/>
        <w:tab w:val="clear" w:pos="8640"/>
        <w:tab w:val="left" w:pos="4111"/>
        <w:tab w:val="left" w:pos="9072"/>
      </w:tabs>
      <w:ind w:left="-709" w:right="-743"/>
      <w:rPr>
        <w:rStyle w:val="PageNumber"/>
        <w:rFonts w:ascii="Candara" w:hAnsi="Candara" w:cs="Calibri"/>
      </w:rPr>
    </w:pPr>
    <w:r w:rsidRPr="00C815F8">
      <w:rPr>
        <w:rFonts w:ascii="Candara" w:hAnsi="Candara" w:cs="Calibri"/>
        <w:lang w:val="en-IN"/>
      </w:rPr>
      <w:t>GVK Biosciences Pvt. Ltd.</w:t>
    </w:r>
    <w:r w:rsidRPr="00C815F8">
      <w:rPr>
        <w:rFonts w:ascii="Candara" w:hAnsi="Candara" w:cs="Calibri"/>
        <w:lang w:val="en-IN"/>
      </w:rPr>
      <w:tab/>
      <w:t xml:space="preserve">Confidential </w:t>
    </w:r>
    <w:r w:rsidRPr="00C815F8">
      <w:rPr>
        <w:rFonts w:ascii="Candara" w:hAnsi="Candara" w:cs="Calibri"/>
        <w:lang w:val="en-IN"/>
      </w:rPr>
      <w:tab/>
    </w:r>
    <w:r w:rsidR="00254B7E" w:rsidRPr="00C815F8">
      <w:rPr>
        <w:rStyle w:val="PageNumber"/>
        <w:rFonts w:ascii="Candara" w:hAnsi="Candara" w:cs="Calibri"/>
      </w:rPr>
      <w:fldChar w:fldCharType="begin"/>
    </w:r>
    <w:r w:rsidRPr="00C815F8">
      <w:rPr>
        <w:rStyle w:val="PageNumber"/>
        <w:rFonts w:ascii="Candara" w:hAnsi="Candara" w:cs="Calibri"/>
      </w:rPr>
      <w:instrText xml:space="preserve"> PAGE </w:instrText>
    </w:r>
    <w:r w:rsidR="00254B7E" w:rsidRPr="00C815F8">
      <w:rPr>
        <w:rStyle w:val="PageNumber"/>
        <w:rFonts w:ascii="Candara" w:hAnsi="Candara" w:cs="Calibri"/>
      </w:rPr>
      <w:fldChar w:fldCharType="separate"/>
    </w:r>
    <w:r w:rsidR="00C72D6B">
      <w:rPr>
        <w:rStyle w:val="PageNumber"/>
        <w:rFonts w:ascii="Candara" w:hAnsi="Candara" w:cs="Calibri"/>
        <w:noProof/>
      </w:rPr>
      <w:t>2</w:t>
    </w:r>
    <w:r w:rsidR="00254B7E" w:rsidRPr="00C815F8">
      <w:rPr>
        <w:rStyle w:val="PageNumber"/>
        <w:rFonts w:ascii="Candara" w:hAnsi="Candara" w:cs="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3C73" w:rsidRDefault="00083C73" w:rsidP="00596D95">
      <w:pPr>
        <w:spacing w:after="0" w:line="240" w:lineRule="auto"/>
      </w:pPr>
      <w:r>
        <w:separator/>
      </w:r>
    </w:p>
  </w:footnote>
  <w:footnote w:type="continuationSeparator" w:id="1">
    <w:p w:rsidR="00083C73" w:rsidRDefault="00083C73" w:rsidP="00596D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146" w:rsidRPr="00E62314" w:rsidRDefault="00F62146" w:rsidP="00E62314">
    <w:pPr>
      <w:pStyle w:val="Header"/>
      <w:jc w:val="right"/>
      <w:rPr>
        <w:rFonts w:ascii="Candara" w:hAnsi="Candara"/>
        <w:lang w:val="en-IN"/>
      </w:rPr>
    </w:pPr>
  </w:p>
  <w:tbl>
    <w:tblPr>
      <w:tblW w:w="10632" w:type="dxa"/>
      <w:tblInd w:w="-601" w:type="dxa"/>
      <w:tblBorders>
        <w:bottom w:val="single" w:sz="4" w:space="0" w:color="auto"/>
      </w:tblBorders>
      <w:tblLook w:val="04A0"/>
    </w:tblPr>
    <w:tblGrid>
      <w:gridCol w:w="10632"/>
    </w:tblGrid>
    <w:tr w:rsidR="00F62146" w:rsidRPr="00CC7A6F" w:rsidTr="00CC7A6F">
      <w:tc>
        <w:tcPr>
          <w:tcW w:w="10632" w:type="dxa"/>
        </w:tcPr>
        <w:p w:rsidR="00F62146" w:rsidRPr="00C91C4D" w:rsidRDefault="00F62146" w:rsidP="00CC7A6F">
          <w:pPr>
            <w:pStyle w:val="Header"/>
            <w:jc w:val="right"/>
            <w:rPr>
              <w:rFonts w:ascii="Candara" w:hAnsi="Candara" w:cs="Times New Roman"/>
              <w:lang w:val="en-IN" w:bidi="ar-SA"/>
            </w:rPr>
          </w:pPr>
          <w:r w:rsidRPr="00C91C4D">
            <w:rPr>
              <w:rFonts w:ascii="Candara" w:hAnsi="Candara" w:cs="Times New Roman"/>
              <w:lang w:val="en-IN" w:bidi="ar-SA"/>
            </w:rPr>
            <w:t>Software Requirement Specification</w:t>
          </w:r>
        </w:p>
      </w:tc>
    </w:tr>
  </w:tbl>
  <w:p w:rsidR="00F62146" w:rsidRDefault="00F62146" w:rsidP="00187EA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43E4F92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0008A5"/>
    <w:multiLevelType w:val="multilevel"/>
    <w:tmpl w:val="F1C4A9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b/>
        <w:bCs w:val="0"/>
      </w:rPr>
    </w:lvl>
    <w:lvl w:ilvl="2">
      <w:start w:val="1"/>
      <w:numFmt w:val="decimal"/>
      <w:pStyle w:val="Heading3"/>
      <w:lvlText w:val="%1.%2.%3"/>
      <w:lvlJc w:val="left"/>
      <w:pPr>
        <w:tabs>
          <w:tab w:val="num" w:pos="900"/>
        </w:tabs>
        <w:ind w:left="900" w:hanging="720"/>
      </w:pPr>
      <w:rPr>
        <w:rFonts w:hint="default"/>
        <w:b w:val="0"/>
        <w:bCs w:val="0"/>
      </w:rPr>
    </w:lvl>
    <w:lvl w:ilvl="3">
      <w:start w:val="1"/>
      <w:numFmt w:val="decimal"/>
      <w:pStyle w:val="Heading4"/>
      <w:lvlText w:val="%1.%2.%3.%4"/>
      <w:lvlJc w:val="left"/>
      <w:pPr>
        <w:tabs>
          <w:tab w:val="num" w:pos="1044"/>
        </w:tabs>
        <w:ind w:left="1044" w:hanging="864"/>
      </w:pPr>
      <w:rPr>
        <w:rFonts w:cs="Times New Roman"/>
        <w:b w:val="0"/>
        <w:bCs/>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pStyle w:val="Heading5"/>
      <w:lvlText w:val="%1.%2.%3.%4.%5"/>
      <w:lvlJc w:val="left"/>
      <w:pPr>
        <w:tabs>
          <w:tab w:val="num" w:pos="1008"/>
        </w:tabs>
        <w:ind w:left="1008" w:hanging="1008"/>
      </w:pPr>
      <w:rPr>
        <w:rFonts w:hint="default"/>
        <w:b w:val="0"/>
        <w:bCs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7933592"/>
    <w:multiLevelType w:val="hybridMultilevel"/>
    <w:tmpl w:val="B368322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8A00B7E"/>
    <w:multiLevelType w:val="hybridMultilevel"/>
    <w:tmpl w:val="75B890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BD87E88"/>
    <w:multiLevelType w:val="hybridMultilevel"/>
    <w:tmpl w:val="D65ABB84"/>
    <w:lvl w:ilvl="0" w:tplc="4009000D">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nsid w:val="14C21D03"/>
    <w:multiLevelType w:val="hybridMultilevel"/>
    <w:tmpl w:val="18C6DE2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301159"/>
    <w:multiLevelType w:val="hybridMultilevel"/>
    <w:tmpl w:val="79C4C97A"/>
    <w:lvl w:ilvl="0" w:tplc="2CAAB9FC">
      <w:start w:val="1"/>
      <w:numFmt w:val="lowerLetter"/>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7">
    <w:nsid w:val="15FC1C31"/>
    <w:multiLevelType w:val="hybridMultilevel"/>
    <w:tmpl w:val="8D4E8BB6"/>
    <w:lvl w:ilvl="0" w:tplc="04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187D3BFD"/>
    <w:multiLevelType w:val="hybridMultilevel"/>
    <w:tmpl w:val="730885A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9">
    <w:nsid w:val="1971362E"/>
    <w:multiLevelType w:val="hybridMultilevel"/>
    <w:tmpl w:val="7604D3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B541E00"/>
    <w:multiLevelType w:val="hybridMultilevel"/>
    <w:tmpl w:val="57EA35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504D67"/>
    <w:multiLevelType w:val="hybridMultilevel"/>
    <w:tmpl w:val="B33CB422"/>
    <w:lvl w:ilvl="0" w:tplc="4009000D">
      <w:start w:val="1"/>
      <w:numFmt w:val="bullet"/>
      <w:lvlText w:val=""/>
      <w:lvlJc w:val="left"/>
      <w:pPr>
        <w:ind w:left="1485" w:hanging="360"/>
      </w:pPr>
      <w:rPr>
        <w:rFonts w:ascii="Wingdings" w:hAnsi="Wingding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2">
    <w:nsid w:val="21945095"/>
    <w:multiLevelType w:val="hybridMultilevel"/>
    <w:tmpl w:val="3D705106"/>
    <w:lvl w:ilvl="0" w:tplc="0409000D">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3">
    <w:nsid w:val="26B80D82"/>
    <w:multiLevelType w:val="hybridMultilevel"/>
    <w:tmpl w:val="C33C598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88361F0"/>
    <w:multiLevelType w:val="hybridMultilevel"/>
    <w:tmpl w:val="1DAC9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8536F5"/>
    <w:multiLevelType w:val="hybridMultilevel"/>
    <w:tmpl w:val="2A3464FC"/>
    <w:lvl w:ilvl="0" w:tplc="4009000D">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nsid w:val="2AF47F9D"/>
    <w:multiLevelType w:val="hybridMultilevel"/>
    <w:tmpl w:val="E83E15BC"/>
    <w:lvl w:ilvl="0" w:tplc="8032689C">
      <w:start w:val="1"/>
      <w:numFmt w:val="lowerLetter"/>
      <w:lvlText w:val="%1)"/>
      <w:lvlJc w:val="left"/>
      <w:pPr>
        <w:ind w:left="1440" w:hanging="360"/>
      </w:pPr>
      <w:rPr>
        <w:rFonts w:ascii="Calibri" w:eastAsia="Calibri" w:hAnsi="Calibr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5B7834"/>
    <w:multiLevelType w:val="hybridMultilevel"/>
    <w:tmpl w:val="4C92E8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626151"/>
    <w:multiLevelType w:val="hybridMultilevel"/>
    <w:tmpl w:val="737A845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364666D7"/>
    <w:multiLevelType w:val="hybridMultilevel"/>
    <w:tmpl w:val="49F497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A51B95"/>
    <w:multiLevelType w:val="hybridMultilevel"/>
    <w:tmpl w:val="5008B0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EE04EAC"/>
    <w:multiLevelType w:val="hybridMultilevel"/>
    <w:tmpl w:val="C178A21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40146F06"/>
    <w:multiLevelType w:val="hybridMultilevel"/>
    <w:tmpl w:val="1EA272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1466496"/>
    <w:multiLevelType w:val="hybridMultilevel"/>
    <w:tmpl w:val="17C2C3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2A33BC9"/>
    <w:multiLevelType w:val="hybridMultilevel"/>
    <w:tmpl w:val="824040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2BB5505"/>
    <w:multiLevelType w:val="hybridMultilevel"/>
    <w:tmpl w:val="D69217A8"/>
    <w:lvl w:ilvl="0" w:tplc="4009000D">
      <w:start w:val="1"/>
      <w:numFmt w:val="bullet"/>
      <w:lvlText w:val=""/>
      <w:lvlJc w:val="left"/>
      <w:pPr>
        <w:ind w:left="1764" w:hanging="360"/>
      </w:pPr>
      <w:rPr>
        <w:rFonts w:ascii="Wingdings" w:hAnsi="Wingdings"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26">
    <w:nsid w:val="45E23057"/>
    <w:multiLevelType w:val="hybridMultilevel"/>
    <w:tmpl w:val="B1408AD2"/>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49772BB3"/>
    <w:multiLevelType w:val="hybridMultilevel"/>
    <w:tmpl w:val="A29CC226"/>
    <w:lvl w:ilvl="0" w:tplc="4009000D">
      <w:start w:val="1"/>
      <w:numFmt w:val="bullet"/>
      <w:lvlText w:val=""/>
      <w:lvlJc w:val="left"/>
      <w:pPr>
        <w:ind w:left="1728" w:hanging="360"/>
      </w:pPr>
      <w:rPr>
        <w:rFonts w:ascii="Wingdings" w:hAnsi="Wingdings"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8">
    <w:nsid w:val="4B471924"/>
    <w:multiLevelType w:val="hybridMultilevel"/>
    <w:tmpl w:val="02EC9794"/>
    <w:lvl w:ilvl="0" w:tplc="4009000D">
      <w:start w:val="1"/>
      <w:numFmt w:val="bullet"/>
      <w:lvlText w:val=""/>
      <w:lvlJc w:val="left"/>
      <w:pPr>
        <w:ind w:left="1429" w:hanging="360"/>
      </w:pPr>
      <w:rPr>
        <w:rFonts w:ascii="Wingdings" w:hAnsi="Wingdings"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9">
    <w:nsid w:val="4E78194A"/>
    <w:multiLevelType w:val="hybridMultilevel"/>
    <w:tmpl w:val="DD500644"/>
    <w:lvl w:ilvl="0" w:tplc="0409000D">
      <w:start w:val="1"/>
      <w:numFmt w:val="bullet"/>
      <w:lvlText w:val=""/>
      <w:lvlJc w:val="left"/>
      <w:pPr>
        <w:ind w:left="1152" w:hanging="360"/>
      </w:pPr>
      <w:rPr>
        <w:rFonts w:ascii="Wingdings" w:hAnsi="Wingdings" w:hint="default"/>
      </w:rPr>
    </w:lvl>
    <w:lvl w:ilvl="1" w:tplc="4009000B">
      <w:start w:val="1"/>
      <w:numFmt w:val="bullet"/>
      <w:lvlText w:val=""/>
      <w:lvlJc w:val="left"/>
      <w:pPr>
        <w:ind w:left="1872" w:hanging="360"/>
      </w:pPr>
      <w:rPr>
        <w:rFonts w:ascii="Wingdings" w:hAnsi="Wingdings"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0">
    <w:nsid w:val="4F855F59"/>
    <w:multiLevelType w:val="hybridMultilevel"/>
    <w:tmpl w:val="40B033C6"/>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1">
    <w:nsid w:val="52B002F5"/>
    <w:multiLevelType w:val="hybridMultilevel"/>
    <w:tmpl w:val="56AA1F08"/>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CE6F5F"/>
    <w:multiLevelType w:val="hybridMultilevel"/>
    <w:tmpl w:val="C99266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3274FBC"/>
    <w:multiLevelType w:val="hybridMultilevel"/>
    <w:tmpl w:val="8AAA0768"/>
    <w:lvl w:ilvl="0" w:tplc="4009000D">
      <w:start w:val="1"/>
      <w:numFmt w:val="bullet"/>
      <w:lvlText w:val=""/>
      <w:lvlJc w:val="left"/>
      <w:pPr>
        <w:ind w:left="1764" w:hanging="360"/>
      </w:pPr>
      <w:rPr>
        <w:rFonts w:ascii="Wingdings" w:hAnsi="Wingdings"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34">
    <w:nsid w:val="58614EED"/>
    <w:multiLevelType w:val="hybridMultilevel"/>
    <w:tmpl w:val="36502D42"/>
    <w:lvl w:ilvl="0" w:tplc="4009000D">
      <w:start w:val="1"/>
      <w:numFmt w:val="bullet"/>
      <w:lvlText w:val=""/>
      <w:lvlJc w:val="left"/>
      <w:pPr>
        <w:ind w:left="1764" w:hanging="360"/>
      </w:pPr>
      <w:rPr>
        <w:rFonts w:ascii="Wingdings" w:hAnsi="Wingdings" w:hint="default"/>
      </w:rPr>
    </w:lvl>
    <w:lvl w:ilvl="1" w:tplc="40090003">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35">
    <w:nsid w:val="5BEB1990"/>
    <w:multiLevelType w:val="hybridMultilevel"/>
    <w:tmpl w:val="88C8E7C6"/>
    <w:lvl w:ilvl="0" w:tplc="0B342AD0">
      <w:start w:val="1"/>
      <w:numFmt w:val="decimal"/>
      <w:lvlText w:val="%1"/>
      <w:lvlJc w:val="center"/>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5C183BE1"/>
    <w:multiLevelType w:val="hybridMultilevel"/>
    <w:tmpl w:val="E3DACFF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nsid w:val="5D392CC8"/>
    <w:multiLevelType w:val="hybridMultilevel"/>
    <w:tmpl w:val="4D74C8B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5FA519E2"/>
    <w:multiLevelType w:val="hybridMultilevel"/>
    <w:tmpl w:val="6CE8710E"/>
    <w:lvl w:ilvl="0" w:tplc="4009000B">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nsid w:val="62855A8D"/>
    <w:multiLevelType w:val="hybridMultilevel"/>
    <w:tmpl w:val="28804450"/>
    <w:lvl w:ilvl="0" w:tplc="40090017">
      <w:start w:val="1"/>
      <w:numFmt w:val="lowerLetter"/>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40">
    <w:nsid w:val="68606B03"/>
    <w:multiLevelType w:val="hybridMultilevel"/>
    <w:tmpl w:val="66C4DB26"/>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41">
    <w:nsid w:val="70B76186"/>
    <w:multiLevelType w:val="hybridMultilevel"/>
    <w:tmpl w:val="189468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72BD1C6E"/>
    <w:multiLevelType w:val="hybridMultilevel"/>
    <w:tmpl w:val="98A8D322"/>
    <w:lvl w:ilvl="0" w:tplc="4009000F">
      <w:start w:val="1"/>
      <w:numFmt w:val="decimal"/>
      <w:lvlText w:val="%1."/>
      <w:lvlJc w:val="left"/>
      <w:pPr>
        <w:ind w:left="720" w:hanging="360"/>
      </w:pPr>
      <w:rPr>
        <w:rFonts w:cs="Times New Roman"/>
      </w:rPr>
    </w:lvl>
    <w:lvl w:ilvl="1" w:tplc="8032689C">
      <w:start w:val="1"/>
      <w:numFmt w:val="lowerLetter"/>
      <w:lvlText w:val="%2)"/>
      <w:lvlJc w:val="left"/>
      <w:pPr>
        <w:ind w:left="1440" w:hanging="360"/>
      </w:pPr>
      <w:rPr>
        <w:rFonts w:ascii="Calibri" w:eastAsia="Calibri" w:hAnsi="Calibri"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43">
    <w:nsid w:val="78B9114E"/>
    <w:multiLevelType w:val="hybridMultilevel"/>
    <w:tmpl w:val="2634DF4C"/>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nsid w:val="7BFC4631"/>
    <w:multiLevelType w:val="hybridMultilevel"/>
    <w:tmpl w:val="46DA95B4"/>
    <w:lvl w:ilvl="0" w:tplc="0409000D">
      <w:start w:val="1"/>
      <w:numFmt w:val="bullet"/>
      <w:lvlText w:val=""/>
      <w:lvlJc w:val="left"/>
      <w:pPr>
        <w:ind w:left="1152" w:hanging="360"/>
      </w:pPr>
      <w:rPr>
        <w:rFonts w:ascii="Wingdings" w:hAnsi="Wingdings" w:hint="default"/>
      </w:rPr>
    </w:lvl>
    <w:lvl w:ilvl="1" w:tplc="4009000B">
      <w:start w:val="1"/>
      <w:numFmt w:val="bullet"/>
      <w:lvlText w:val=""/>
      <w:lvlJc w:val="left"/>
      <w:pPr>
        <w:ind w:left="1872" w:hanging="360"/>
      </w:pPr>
      <w:rPr>
        <w:rFonts w:ascii="Wingdings" w:hAnsi="Wingdings" w:hint="default"/>
      </w:rPr>
    </w:lvl>
    <w:lvl w:ilvl="2" w:tplc="40090005">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5">
    <w:nsid w:val="7C022406"/>
    <w:multiLevelType w:val="hybridMultilevel"/>
    <w:tmpl w:val="577473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25691B"/>
    <w:multiLevelType w:val="hybridMultilevel"/>
    <w:tmpl w:val="FD3EC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8"/>
  </w:num>
  <w:num w:numId="3">
    <w:abstractNumId w:val="10"/>
  </w:num>
  <w:num w:numId="4">
    <w:abstractNumId w:val="0"/>
  </w:num>
  <w:num w:numId="5">
    <w:abstractNumId w:val="17"/>
  </w:num>
  <w:num w:numId="6">
    <w:abstractNumId w:val="31"/>
  </w:num>
  <w:num w:numId="7">
    <w:abstractNumId w:val="5"/>
  </w:num>
  <w:num w:numId="8">
    <w:abstractNumId w:val="46"/>
  </w:num>
  <w:num w:numId="9">
    <w:abstractNumId w:val="19"/>
  </w:num>
  <w:num w:numId="10">
    <w:abstractNumId w:val="38"/>
  </w:num>
  <w:num w:numId="11">
    <w:abstractNumId w:val="39"/>
  </w:num>
  <w:num w:numId="12">
    <w:abstractNumId w:val="2"/>
  </w:num>
  <w:num w:numId="13">
    <w:abstractNumId w:val="30"/>
  </w:num>
  <w:num w:numId="14">
    <w:abstractNumId w:val="14"/>
  </w:num>
  <w:num w:numId="15">
    <w:abstractNumId w:val="12"/>
  </w:num>
  <w:num w:numId="16">
    <w:abstractNumId w:val="27"/>
  </w:num>
  <w:num w:numId="17">
    <w:abstractNumId w:val="36"/>
  </w:num>
  <w:num w:numId="18">
    <w:abstractNumId w:val="28"/>
  </w:num>
  <w:num w:numId="19">
    <w:abstractNumId w:val="6"/>
  </w:num>
  <w:num w:numId="20">
    <w:abstractNumId w:val="11"/>
  </w:num>
  <w:num w:numId="21">
    <w:abstractNumId w:val="3"/>
  </w:num>
  <w:num w:numId="22">
    <w:abstractNumId w:val="4"/>
  </w:num>
  <w:num w:numId="23">
    <w:abstractNumId w:val="44"/>
  </w:num>
  <w:num w:numId="24">
    <w:abstractNumId w:val="29"/>
  </w:num>
  <w:num w:numId="25">
    <w:abstractNumId w:val="43"/>
  </w:num>
  <w:num w:numId="26">
    <w:abstractNumId w:val="1"/>
  </w:num>
  <w:num w:numId="27">
    <w:abstractNumId w:val="7"/>
  </w:num>
  <w:num w:numId="28">
    <w:abstractNumId w:val="26"/>
  </w:num>
  <w:num w:numId="29">
    <w:abstractNumId w:val="33"/>
  </w:num>
  <w:num w:numId="30">
    <w:abstractNumId w:val="25"/>
  </w:num>
  <w:num w:numId="31">
    <w:abstractNumId w:val="37"/>
  </w:num>
  <w:num w:numId="32">
    <w:abstractNumId w:val="22"/>
  </w:num>
  <w:num w:numId="33">
    <w:abstractNumId w:val="34"/>
  </w:num>
  <w:num w:numId="34">
    <w:abstractNumId w:val="13"/>
  </w:num>
  <w:num w:numId="35">
    <w:abstractNumId w:val="21"/>
  </w:num>
  <w:num w:numId="36">
    <w:abstractNumId w:val="35"/>
  </w:num>
  <w:num w:numId="37">
    <w:abstractNumId w:val="20"/>
  </w:num>
  <w:num w:numId="38">
    <w:abstractNumId w:val="24"/>
  </w:num>
  <w:num w:numId="39">
    <w:abstractNumId w:val="23"/>
  </w:num>
  <w:num w:numId="40">
    <w:abstractNumId w:val="15"/>
  </w:num>
  <w:num w:numId="41">
    <w:abstractNumId w:val="32"/>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num>
  <w:num w:numId="44">
    <w:abstractNumId w:val="16"/>
  </w:num>
  <w:num w:numId="45">
    <w:abstractNumId w:val="40"/>
  </w:num>
  <w:num w:numId="46">
    <w:abstractNumId w:val="1"/>
  </w:num>
  <w:num w:numId="47">
    <w:abstractNumId w:val="9"/>
  </w:num>
  <w:num w:numId="48">
    <w:abstractNumId w:val="41"/>
  </w:num>
  <w:num w:numId="49">
    <w:abstractNumId w:val="45"/>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AA47F2"/>
    <w:rsid w:val="0000096E"/>
    <w:rsid w:val="00000AED"/>
    <w:rsid w:val="00001561"/>
    <w:rsid w:val="000020C8"/>
    <w:rsid w:val="00002295"/>
    <w:rsid w:val="00002975"/>
    <w:rsid w:val="00002F67"/>
    <w:rsid w:val="00003F8D"/>
    <w:rsid w:val="00004A5F"/>
    <w:rsid w:val="0000624B"/>
    <w:rsid w:val="00006402"/>
    <w:rsid w:val="00006753"/>
    <w:rsid w:val="00006B63"/>
    <w:rsid w:val="000074EC"/>
    <w:rsid w:val="00007EC8"/>
    <w:rsid w:val="00010EF9"/>
    <w:rsid w:val="00010FD5"/>
    <w:rsid w:val="00011988"/>
    <w:rsid w:val="00013166"/>
    <w:rsid w:val="00014585"/>
    <w:rsid w:val="00014993"/>
    <w:rsid w:val="00014E57"/>
    <w:rsid w:val="00014FE0"/>
    <w:rsid w:val="0001697D"/>
    <w:rsid w:val="00016EC7"/>
    <w:rsid w:val="000173A5"/>
    <w:rsid w:val="00017572"/>
    <w:rsid w:val="00021048"/>
    <w:rsid w:val="00021902"/>
    <w:rsid w:val="00021A3D"/>
    <w:rsid w:val="00022489"/>
    <w:rsid w:val="00022BF7"/>
    <w:rsid w:val="00022FFF"/>
    <w:rsid w:val="000234A3"/>
    <w:rsid w:val="0002655F"/>
    <w:rsid w:val="0002730A"/>
    <w:rsid w:val="0002769A"/>
    <w:rsid w:val="00031D9E"/>
    <w:rsid w:val="00032287"/>
    <w:rsid w:val="00032413"/>
    <w:rsid w:val="00032BB3"/>
    <w:rsid w:val="00034DB0"/>
    <w:rsid w:val="0003564C"/>
    <w:rsid w:val="00036518"/>
    <w:rsid w:val="00040096"/>
    <w:rsid w:val="00040CF0"/>
    <w:rsid w:val="000411AA"/>
    <w:rsid w:val="00041B11"/>
    <w:rsid w:val="00042F4E"/>
    <w:rsid w:val="00045E53"/>
    <w:rsid w:val="00046627"/>
    <w:rsid w:val="00046791"/>
    <w:rsid w:val="000502FF"/>
    <w:rsid w:val="00052E42"/>
    <w:rsid w:val="00053813"/>
    <w:rsid w:val="00054384"/>
    <w:rsid w:val="00054735"/>
    <w:rsid w:val="00054ECA"/>
    <w:rsid w:val="00055193"/>
    <w:rsid w:val="00055C38"/>
    <w:rsid w:val="00056268"/>
    <w:rsid w:val="00056387"/>
    <w:rsid w:val="00057362"/>
    <w:rsid w:val="00057585"/>
    <w:rsid w:val="0005780C"/>
    <w:rsid w:val="0005793F"/>
    <w:rsid w:val="00057F71"/>
    <w:rsid w:val="00062279"/>
    <w:rsid w:val="00064CD0"/>
    <w:rsid w:val="00065D28"/>
    <w:rsid w:val="0006661E"/>
    <w:rsid w:val="00070661"/>
    <w:rsid w:val="00070C7F"/>
    <w:rsid w:val="00070F3D"/>
    <w:rsid w:val="00072BB8"/>
    <w:rsid w:val="00073099"/>
    <w:rsid w:val="0007552B"/>
    <w:rsid w:val="00077C31"/>
    <w:rsid w:val="00077DA3"/>
    <w:rsid w:val="00080028"/>
    <w:rsid w:val="000800BE"/>
    <w:rsid w:val="00080B5A"/>
    <w:rsid w:val="00081245"/>
    <w:rsid w:val="0008173D"/>
    <w:rsid w:val="00081781"/>
    <w:rsid w:val="000821FD"/>
    <w:rsid w:val="00082F16"/>
    <w:rsid w:val="00082F1C"/>
    <w:rsid w:val="00083BC8"/>
    <w:rsid w:val="00083C73"/>
    <w:rsid w:val="0008529E"/>
    <w:rsid w:val="00085775"/>
    <w:rsid w:val="000869DF"/>
    <w:rsid w:val="000870FE"/>
    <w:rsid w:val="00087629"/>
    <w:rsid w:val="00090A9D"/>
    <w:rsid w:val="00090D26"/>
    <w:rsid w:val="00090F14"/>
    <w:rsid w:val="00091202"/>
    <w:rsid w:val="00091F58"/>
    <w:rsid w:val="00092B88"/>
    <w:rsid w:val="00093D0F"/>
    <w:rsid w:val="000949FF"/>
    <w:rsid w:val="00094BC7"/>
    <w:rsid w:val="00094CFC"/>
    <w:rsid w:val="00094E33"/>
    <w:rsid w:val="0009537B"/>
    <w:rsid w:val="00095427"/>
    <w:rsid w:val="00095A3B"/>
    <w:rsid w:val="00096BF2"/>
    <w:rsid w:val="000A081D"/>
    <w:rsid w:val="000A0ADC"/>
    <w:rsid w:val="000A0C7C"/>
    <w:rsid w:val="000A19E8"/>
    <w:rsid w:val="000A20FA"/>
    <w:rsid w:val="000A2488"/>
    <w:rsid w:val="000A32D4"/>
    <w:rsid w:val="000A4B5B"/>
    <w:rsid w:val="000A7A4E"/>
    <w:rsid w:val="000B2FA2"/>
    <w:rsid w:val="000B3324"/>
    <w:rsid w:val="000B42AA"/>
    <w:rsid w:val="000B4799"/>
    <w:rsid w:val="000B4B0C"/>
    <w:rsid w:val="000B5B98"/>
    <w:rsid w:val="000B6451"/>
    <w:rsid w:val="000B690E"/>
    <w:rsid w:val="000B7FEF"/>
    <w:rsid w:val="000C0331"/>
    <w:rsid w:val="000C1604"/>
    <w:rsid w:val="000C16A5"/>
    <w:rsid w:val="000C18E6"/>
    <w:rsid w:val="000C1AF6"/>
    <w:rsid w:val="000C1B06"/>
    <w:rsid w:val="000C37F5"/>
    <w:rsid w:val="000C437D"/>
    <w:rsid w:val="000C4603"/>
    <w:rsid w:val="000C4BC1"/>
    <w:rsid w:val="000C4EEE"/>
    <w:rsid w:val="000C53D2"/>
    <w:rsid w:val="000C6079"/>
    <w:rsid w:val="000C684B"/>
    <w:rsid w:val="000C6F92"/>
    <w:rsid w:val="000C70D0"/>
    <w:rsid w:val="000C72BF"/>
    <w:rsid w:val="000C7FC1"/>
    <w:rsid w:val="000D0482"/>
    <w:rsid w:val="000D20CE"/>
    <w:rsid w:val="000D661C"/>
    <w:rsid w:val="000D66FF"/>
    <w:rsid w:val="000D7367"/>
    <w:rsid w:val="000E2D1E"/>
    <w:rsid w:val="000E3D47"/>
    <w:rsid w:val="000E3D56"/>
    <w:rsid w:val="000E3FA7"/>
    <w:rsid w:val="000E4324"/>
    <w:rsid w:val="000E485D"/>
    <w:rsid w:val="000E4FBE"/>
    <w:rsid w:val="000E5DF1"/>
    <w:rsid w:val="000E5EDA"/>
    <w:rsid w:val="000E6864"/>
    <w:rsid w:val="000E690E"/>
    <w:rsid w:val="000E6BCB"/>
    <w:rsid w:val="000F00B4"/>
    <w:rsid w:val="000F043B"/>
    <w:rsid w:val="000F1200"/>
    <w:rsid w:val="000F14A3"/>
    <w:rsid w:val="000F1882"/>
    <w:rsid w:val="000F29CE"/>
    <w:rsid w:val="000F4850"/>
    <w:rsid w:val="000F5D76"/>
    <w:rsid w:val="000F5EF2"/>
    <w:rsid w:val="000F5FAC"/>
    <w:rsid w:val="000F66B7"/>
    <w:rsid w:val="000F70F2"/>
    <w:rsid w:val="000F77CC"/>
    <w:rsid w:val="00101111"/>
    <w:rsid w:val="001011A4"/>
    <w:rsid w:val="00102238"/>
    <w:rsid w:val="00102D56"/>
    <w:rsid w:val="0010326D"/>
    <w:rsid w:val="00103AE5"/>
    <w:rsid w:val="00103B43"/>
    <w:rsid w:val="00103FA4"/>
    <w:rsid w:val="00104B23"/>
    <w:rsid w:val="00105A4F"/>
    <w:rsid w:val="00111887"/>
    <w:rsid w:val="00111EF6"/>
    <w:rsid w:val="00113E98"/>
    <w:rsid w:val="00113EA2"/>
    <w:rsid w:val="0011544B"/>
    <w:rsid w:val="00115677"/>
    <w:rsid w:val="00115ECE"/>
    <w:rsid w:val="0011681A"/>
    <w:rsid w:val="00116E6F"/>
    <w:rsid w:val="00116ED0"/>
    <w:rsid w:val="00117E56"/>
    <w:rsid w:val="00117F99"/>
    <w:rsid w:val="0012221E"/>
    <w:rsid w:val="001228B6"/>
    <w:rsid w:val="00122967"/>
    <w:rsid w:val="00122FAC"/>
    <w:rsid w:val="00123D6C"/>
    <w:rsid w:val="00124474"/>
    <w:rsid w:val="001252E5"/>
    <w:rsid w:val="0012565C"/>
    <w:rsid w:val="001259F9"/>
    <w:rsid w:val="00125DF0"/>
    <w:rsid w:val="00126ACE"/>
    <w:rsid w:val="00126BD9"/>
    <w:rsid w:val="001274B2"/>
    <w:rsid w:val="001313D1"/>
    <w:rsid w:val="00131725"/>
    <w:rsid w:val="001323D0"/>
    <w:rsid w:val="0013492B"/>
    <w:rsid w:val="00135BD1"/>
    <w:rsid w:val="001361A6"/>
    <w:rsid w:val="00137465"/>
    <w:rsid w:val="00137596"/>
    <w:rsid w:val="00137C34"/>
    <w:rsid w:val="00140040"/>
    <w:rsid w:val="001419C3"/>
    <w:rsid w:val="0014246E"/>
    <w:rsid w:val="00142637"/>
    <w:rsid w:val="00142D88"/>
    <w:rsid w:val="00144E9A"/>
    <w:rsid w:val="00144F6E"/>
    <w:rsid w:val="00146FD7"/>
    <w:rsid w:val="00147E16"/>
    <w:rsid w:val="00150F88"/>
    <w:rsid w:val="001516F1"/>
    <w:rsid w:val="00151CBF"/>
    <w:rsid w:val="00152B4E"/>
    <w:rsid w:val="00152BA5"/>
    <w:rsid w:val="00152D02"/>
    <w:rsid w:val="00152EEC"/>
    <w:rsid w:val="001536C8"/>
    <w:rsid w:val="00155300"/>
    <w:rsid w:val="00155F56"/>
    <w:rsid w:val="0015614B"/>
    <w:rsid w:val="001564FF"/>
    <w:rsid w:val="00156C5E"/>
    <w:rsid w:val="0015778B"/>
    <w:rsid w:val="00157E36"/>
    <w:rsid w:val="00160105"/>
    <w:rsid w:val="00160A9D"/>
    <w:rsid w:val="00160AB3"/>
    <w:rsid w:val="00161473"/>
    <w:rsid w:val="0016207F"/>
    <w:rsid w:val="00162C1D"/>
    <w:rsid w:val="00162C4C"/>
    <w:rsid w:val="00162FD4"/>
    <w:rsid w:val="001641FB"/>
    <w:rsid w:val="00165B45"/>
    <w:rsid w:val="0016651B"/>
    <w:rsid w:val="00166B1D"/>
    <w:rsid w:val="00166EBA"/>
    <w:rsid w:val="0016745C"/>
    <w:rsid w:val="001700ED"/>
    <w:rsid w:val="0017060D"/>
    <w:rsid w:val="00170FA2"/>
    <w:rsid w:val="0017124D"/>
    <w:rsid w:val="00171756"/>
    <w:rsid w:val="00171773"/>
    <w:rsid w:val="00171A8E"/>
    <w:rsid w:val="0017316B"/>
    <w:rsid w:val="00173505"/>
    <w:rsid w:val="0017484B"/>
    <w:rsid w:val="00174C49"/>
    <w:rsid w:val="00174E68"/>
    <w:rsid w:val="00175128"/>
    <w:rsid w:val="00175597"/>
    <w:rsid w:val="00175827"/>
    <w:rsid w:val="00175831"/>
    <w:rsid w:val="00175C91"/>
    <w:rsid w:val="00177A0E"/>
    <w:rsid w:val="00177B0A"/>
    <w:rsid w:val="00180246"/>
    <w:rsid w:val="00180294"/>
    <w:rsid w:val="00181088"/>
    <w:rsid w:val="001814AC"/>
    <w:rsid w:val="0018223E"/>
    <w:rsid w:val="0018236B"/>
    <w:rsid w:val="00183003"/>
    <w:rsid w:val="00184D98"/>
    <w:rsid w:val="00185288"/>
    <w:rsid w:val="001857DD"/>
    <w:rsid w:val="00185E03"/>
    <w:rsid w:val="001868E0"/>
    <w:rsid w:val="00186C35"/>
    <w:rsid w:val="00187A94"/>
    <w:rsid w:val="00187BDF"/>
    <w:rsid w:val="00187EA7"/>
    <w:rsid w:val="001909B7"/>
    <w:rsid w:val="00191097"/>
    <w:rsid w:val="00193048"/>
    <w:rsid w:val="0019333C"/>
    <w:rsid w:val="00194183"/>
    <w:rsid w:val="00194242"/>
    <w:rsid w:val="001942C4"/>
    <w:rsid w:val="001942D4"/>
    <w:rsid w:val="00194C94"/>
    <w:rsid w:val="00196127"/>
    <w:rsid w:val="00196754"/>
    <w:rsid w:val="00196FCF"/>
    <w:rsid w:val="001A01CB"/>
    <w:rsid w:val="001A0394"/>
    <w:rsid w:val="001A084B"/>
    <w:rsid w:val="001A1F6F"/>
    <w:rsid w:val="001A2C3B"/>
    <w:rsid w:val="001A3ECD"/>
    <w:rsid w:val="001A58C1"/>
    <w:rsid w:val="001A5D27"/>
    <w:rsid w:val="001A6368"/>
    <w:rsid w:val="001A7F68"/>
    <w:rsid w:val="001B02D5"/>
    <w:rsid w:val="001B073E"/>
    <w:rsid w:val="001B12C8"/>
    <w:rsid w:val="001B1D80"/>
    <w:rsid w:val="001B2247"/>
    <w:rsid w:val="001B271C"/>
    <w:rsid w:val="001B2A94"/>
    <w:rsid w:val="001B32F9"/>
    <w:rsid w:val="001B3CE1"/>
    <w:rsid w:val="001B4C44"/>
    <w:rsid w:val="001B65AE"/>
    <w:rsid w:val="001B6C8D"/>
    <w:rsid w:val="001B730B"/>
    <w:rsid w:val="001C08E9"/>
    <w:rsid w:val="001C0BC0"/>
    <w:rsid w:val="001C1A54"/>
    <w:rsid w:val="001C33B7"/>
    <w:rsid w:val="001C4136"/>
    <w:rsid w:val="001C4ED5"/>
    <w:rsid w:val="001C5282"/>
    <w:rsid w:val="001C53B7"/>
    <w:rsid w:val="001C5480"/>
    <w:rsid w:val="001C589A"/>
    <w:rsid w:val="001C6BB7"/>
    <w:rsid w:val="001C736E"/>
    <w:rsid w:val="001D0DFA"/>
    <w:rsid w:val="001D0E09"/>
    <w:rsid w:val="001D1074"/>
    <w:rsid w:val="001D1237"/>
    <w:rsid w:val="001D3274"/>
    <w:rsid w:val="001D4042"/>
    <w:rsid w:val="001D427A"/>
    <w:rsid w:val="001D43F6"/>
    <w:rsid w:val="001D462B"/>
    <w:rsid w:val="001D5C7B"/>
    <w:rsid w:val="001D76AB"/>
    <w:rsid w:val="001D7751"/>
    <w:rsid w:val="001E0167"/>
    <w:rsid w:val="001E01B6"/>
    <w:rsid w:val="001E0C4F"/>
    <w:rsid w:val="001E2114"/>
    <w:rsid w:val="001E238A"/>
    <w:rsid w:val="001E2FEA"/>
    <w:rsid w:val="001E4462"/>
    <w:rsid w:val="001E4798"/>
    <w:rsid w:val="001E4F7C"/>
    <w:rsid w:val="001E557E"/>
    <w:rsid w:val="001E6966"/>
    <w:rsid w:val="001E6B95"/>
    <w:rsid w:val="001E6E1A"/>
    <w:rsid w:val="001E70A8"/>
    <w:rsid w:val="001E74B1"/>
    <w:rsid w:val="001E78BA"/>
    <w:rsid w:val="001F0267"/>
    <w:rsid w:val="001F19D3"/>
    <w:rsid w:val="001F2FBC"/>
    <w:rsid w:val="001F3621"/>
    <w:rsid w:val="001F3B8C"/>
    <w:rsid w:val="001F4A62"/>
    <w:rsid w:val="001F579B"/>
    <w:rsid w:val="001F605F"/>
    <w:rsid w:val="001F73A5"/>
    <w:rsid w:val="001F7AD0"/>
    <w:rsid w:val="00200076"/>
    <w:rsid w:val="00201127"/>
    <w:rsid w:val="002013EF"/>
    <w:rsid w:val="00201789"/>
    <w:rsid w:val="002025BA"/>
    <w:rsid w:val="00203213"/>
    <w:rsid w:val="00205549"/>
    <w:rsid w:val="002057A7"/>
    <w:rsid w:val="00205A1C"/>
    <w:rsid w:val="00205DB3"/>
    <w:rsid w:val="00206CA8"/>
    <w:rsid w:val="00211184"/>
    <w:rsid w:val="002119B7"/>
    <w:rsid w:val="002121C3"/>
    <w:rsid w:val="00212CBE"/>
    <w:rsid w:val="00213548"/>
    <w:rsid w:val="002139CE"/>
    <w:rsid w:val="002153AD"/>
    <w:rsid w:val="002157C7"/>
    <w:rsid w:val="0021597B"/>
    <w:rsid w:val="002172C8"/>
    <w:rsid w:val="0021755A"/>
    <w:rsid w:val="002205B2"/>
    <w:rsid w:val="0022077B"/>
    <w:rsid w:val="00220A33"/>
    <w:rsid w:val="00220CA2"/>
    <w:rsid w:val="00221422"/>
    <w:rsid w:val="002221DA"/>
    <w:rsid w:val="00222392"/>
    <w:rsid w:val="00222D8C"/>
    <w:rsid w:val="00223D35"/>
    <w:rsid w:val="002245D6"/>
    <w:rsid w:val="00225773"/>
    <w:rsid w:val="00225E28"/>
    <w:rsid w:val="00226EF0"/>
    <w:rsid w:val="00227C63"/>
    <w:rsid w:val="002300A2"/>
    <w:rsid w:val="0023051D"/>
    <w:rsid w:val="00230E1F"/>
    <w:rsid w:val="0023276F"/>
    <w:rsid w:val="00233190"/>
    <w:rsid w:val="0023449C"/>
    <w:rsid w:val="002349F9"/>
    <w:rsid w:val="00234C75"/>
    <w:rsid w:val="0023586A"/>
    <w:rsid w:val="00236DC0"/>
    <w:rsid w:val="00237A6F"/>
    <w:rsid w:val="00240357"/>
    <w:rsid w:val="002408E2"/>
    <w:rsid w:val="00242235"/>
    <w:rsid w:val="00243090"/>
    <w:rsid w:val="002432F1"/>
    <w:rsid w:val="00243BD9"/>
    <w:rsid w:val="00243E85"/>
    <w:rsid w:val="00244361"/>
    <w:rsid w:val="002445C6"/>
    <w:rsid w:val="002456C0"/>
    <w:rsid w:val="00245A5A"/>
    <w:rsid w:val="00245B68"/>
    <w:rsid w:val="00245EDE"/>
    <w:rsid w:val="0024614C"/>
    <w:rsid w:val="00246191"/>
    <w:rsid w:val="002466E3"/>
    <w:rsid w:val="0024672F"/>
    <w:rsid w:val="002467C3"/>
    <w:rsid w:val="00246CE1"/>
    <w:rsid w:val="00246F53"/>
    <w:rsid w:val="002476FF"/>
    <w:rsid w:val="00247B93"/>
    <w:rsid w:val="002500AA"/>
    <w:rsid w:val="0025010A"/>
    <w:rsid w:val="002502EC"/>
    <w:rsid w:val="00250F79"/>
    <w:rsid w:val="002528D0"/>
    <w:rsid w:val="00252CC8"/>
    <w:rsid w:val="00253533"/>
    <w:rsid w:val="0025370B"/>
    <w:rsid w:val="00254B7E"/>
    <w:rsid w:val="00254EAA"/>
    <w:rsid w:val="00256E9B"/>
    <w:rsid w:val="0025706B"/>
    <w:rsid w:val="0026002B"/>
    <w:rsid w:val="002608AC"/>
    <w:rsid w:val="00261099"/>
    <w:rsid w:val="0026112C"/>
    <w:rsid w:val="00261514"/>
    <w:rsid w:val="00261515"/>
    <w:rsid w:val="002615A5"/>
    <w:rsid w:val="00261763"/>
    <w:rsid w:val="00261DD5"/>
    <w:rsid w:val="002626AD"/>
    <w:rsid w:val="00262E5D"/>
    <w:rsid w:val="00263711"/>
    <w:rsid w:val="0026379C"/>
    <w:rsid w:val="00263A7B"/>
    <w:rsid w:val="00264C8B"/>
    <w:rsid w:val="002659E5"/>
    <w:rsid w:val="00266AEA"/>
    <w:rsid w:val="002670FA"/>
    <w:rsid w:val="002676E7"/>
    <w:rsid w:val="00267AD3"/>
    <w:rsid w:val="00267F82"/>
    <w:rsid w:val="00270E9A"/>
    <w:rsid w:val="00271CCD"/>
    <w:rsid w:val="002724F7"/>
    <w:rsid w:val="00272A53"/>
    <w:rsid w:val="00272EDE"/>
    <w:rsid w:val="0027335B"/>
    <w:rsid w:val="002741D3"/>
    <w:rsid w:val="002745C1"/>
    <w:rsid w:val="00274B23"/>
    <w:rsid w:val="00274CCD"/>
    <w:rsid w:val="00274D59"/>
    <w:rsid w:val="00275749"/>
    <w:rsid w:val="00275D29"/>
    <w:rsid w:val="00276800"/>
    <w:rsid w:val="002805AC"/>
    <w:rsid w:val="00280BD7"/>
    <w:rsid w:val="00280FE9"/>
    <w:rsid w:val="0028164A"/>
    <w:rsid w:val="002819F7"/>
    <w:rsid w:val="00282069"/>
    <w:rsid w:val="00282905"/>
    <w:rsid w:val="002829EF"/>
    <w:rsid w:val="002831DF"/>
    <w:rsid w:val="00283FE9"/>
    <w:rsid w:val="00285ACB"/>
    <w:rsid w:val="00285E23"/>
    <w:rsid w:val="002860CB"/>
    <w:rsid w:val="0029038A"/>
    <w:rsid w:val="0029086B"/>
    <w:rsid w:val="00291C5A"/>
    <w:rsid w:val="00291C75"/>
    <w:rsid w:val="00292C36"/>
    <w:rsid w:val="00294C7C"/>
    <w:rsid w:val="00296B50"/>
    <w:rsid w:val="00296CDD"/>
    <w:rsid w:val="002A05DB"/>
    <w:rsid w:val="002A1790"/>
    <w:rsid w:val="002A2034"/>
    <w:rsid w:val="002A2F6A"/>
    <w:rsid w:val="002A5702"/>
    <w:rsid w:val="002A6232"/>
    <w:rsid w:val="002A6E42"/>
    <w:rsid w:val="002B142D"/>
    <w:rsid w:val="002B1499"/>
    <w:rsid w:val="002B212E"/>
    <w:rsid w:val="002B3071"/>
    <w:rsid w:val="002B41A0"/>
    <w:rsid w:val="002B49F0"/>
    <w:rsid w:val="002B554C"/>
    <w:rsid w:val="002B6876"/>
    <w:rsid w:val="002B6B5E"/>
    <w:rsid w:val="002B6F9B"/>
    <w:rsid w:val="002B7009"/>
    <w:rsid w:val="002B7BC6"/>
    <w:rsid w:val="002C0290"/>
    <w:rsid w:val="002C05E2"/>
    <w:rsid w:val="002C061C"/>
    <w:rsid w:val="002C07AA"/>
    <w:rsid w:val="002C0953"/>
    <w:rsid w:val="002C158E"/>
    <w:rsid w:val="002C28B8"/>
    <w:rsid w:val="002C31E8"/>
    <w:rsid w:val="002C3A41"/>
    <w:rsid w:val="002C3D57"/>
    <w:rsid w:val="002C440A"/>
    <w:rsid w:val="002C5A89"/>
    <w:rsid w:val="002C6071"/>
    <w:rsid w:val="002C6143"/>
    <w:rsid w:val="002C6337"/>
    <w:rsid w:val="002C6E5A"/>
    <w:rsid w:val="002C6FD1"/>
    <w:rsid w:val="002C719D"/>
    <w:rsid w:val="002C745B"/>
    <w:rsid w:val="002C79B6"/>
    <w:rsid w:val="002D0A0A"/>
    <w:rsid w:val="002D1806"/>
    <w:rsid w:val="002D18DF"/>
    <w:rsid w:val="002D2198"/>
    <w:rsid w:val="002D2D77"/>
    <w:rsid w:val="002D35D8"/>
    <w:rsid w:val="002D4279"/>
    <w:rsid w:val="002D456A"/>
    <w:rsid w:val="002D4973"/>
    <w:rsid w:val="002D55C3"/>
    <w:rsid w:val="002D600B"/>
    <w:rsid w:val="002D6237"/>
    <w:rsid w:val="002D625A"/>
    <w:rsid w:val="002D6FEB"/>
    <w:rsid w:val="002D7185"/>
    <w:rsid w:val="002D7423"/>
    <w:rsid w:val="002E011D"/>
    <w:rsid w:val="002E0129"/>
    <w:rsid w:val="002E1BBB"/>
    <w:rsid w:val="002E1D19"/>
    <w:rsid w:val="002E2225"/>
    <w:rsid w:val="002E505F"/>
    <w:rsid w:val="002E5CCD"/>
    <w:rsid w:val="002E670A"/>
    <w:rsid w:val="002E700F"/>
    <w:rsid w:val="002E71CE"/>
    <w:rsid w:val="002F0DBB"/>
    <w:rsid w:val="002F21E7"/>
    <w:rsid w:val="002F3F0B"/>
    <w:rsid w:val="002F46B6"/>
    <w:rsid w:val="002F57B5"/>
    <w:rsid w:val="002F59D1"/>
    <w:rsid w:val="002F6743"/>
    <w:rsid w:val="003002C1"/>
    <w:rsid w:val="0030120C"/>
    <w:rsid w:val="003058D1"/>
    <w:rsid w:val="003059D8"/>
    <w:rsid w:val="00305E79"/>
    <w:rsid w:val="003060B7"/>
    <w:rsid w:val="00306D8F"/>
    <w:rsid w:val="00306EFB"/>
    <w:rsid w:val="0030727C"/>
    <w:rsid w:val="00307294"/>
    <w:rsid w:val="00307661"/>
    <w:rsid w:val="003115E4"/>
    <w:rsid w:val="00311B59"/>
    <w:rsid w:val="00313207"/>
    <w:rsid w:val="00313A5E"/>
    <w:rsid w:val="00315352"/>
    <w:rsid w:val="00315F65"/>
    <w:rsid w:val="00316949"/>
    <w:rsid w:val="003176D7"/>
    <w:rsid w:val="003177B0"/>
    <w:rsid w:val="00317A7C"/>
    <w:rsid w:val="00317B43"/>
    <w:rsid w:val="00321BD9"/>
    <w:rsid w:val="00322157"/>
    <w:rsid w:val="00322494"/>
    <w:rsid w:val="003242ED"/>
    <w:rsid w:val="003243B2"/>
    <w:rsid w:val="00325EFA"/>
    <w:rsid w:val="003261DC"/>
    <w:rsid w:val="003268A4"/>
    <w:rsid w:val="00327EA9"/>
    <w:rsid w:val="00327EE0"/>
    <w:rsid w:val="00331970"/>
    <w:rsid w:val="00331B03"/>
    <w:rsid w:val="00331CAE"/>
    <w:rsid w:val="00331E9C"/>
    <w:rsid w:val="00332F62"/>
    <w:rsid w:val="00333AEC"/>
    <w:rsid w:val="00334341"/>
    <w:rsid w:val="003345BA"/>
    <w:rsid w:val="0033464F"/>
    <w:rsid w:val="00336AA5"/>
    <w:rsid w:val="0033795C"/>
    <w:rsid w:val="003379B9"/>
    <w:rsid w:val="003404D4"/>
    <w:rsid w:val="00340D68"/>
    <w:rsid w:val="00340FAB"/>
    <w:rsid w:val="003432CE"/>
    <w:rsid w:val="00343E20"/>
    <w:rsid w:val="00345154"/>
    <w:rsid w:val="003454C7"/>
    <w:rsid w:val="0034686B"/>
    <w:rsid w:val="00346F51"/>
    <w:rsid w:val="003509C8"/>
    <w:rsid w:val="00350C46"/>
    <w:rsid w:val="003511B6"/>
    <w:rsid w:val="00351D12"/>
    <w:rsid w:val="0035263B"/>
    <w:rsid w:val="00352BF2"/>
    <w:rsid w:val="00353626"/>
    <w:rsid w:val="00353949"/>
    <w:rsid w:val="00353BFC"/>
    <w:rsid w:val="00353EA7"/>
    <w:rsid w:val="003540F0"/>
    <w:rsid w:val="003541B3"/>
    <w:rsid w:val="00354D05"/>
    <w:rsid w:val="003559BE"/>
    <w:rsid w:val="0035622B"/>
    <w:rsid w:val="00356871"/>
    <w:rsid w:val="00357097"/>
    <w:rsid w:val="00357E51"/>
    <w:rsid w:val="00361391"/>
    <w:rsid w:val="00361436"/>
    <w:rsid w:val="00363018"/>
    <w:rsid w:val="0036395C"/>
    <w:rsid w:val="003641DB"/>
    <w:rsid w:val="00364603"/>
    <w:rsid w:val="00365877"/>
    <w:rsid w:val="00366CD7"/>
    <w:rsid w:val="00366D9A"/>
    <w:rsid w:val="0036797F"/>
    <w:rsid w:val="00367A66"/>
    <w:rsid w:val="003700BF"/>
    <w:rsid w:val="003702AA"/>
    <w:rsid w:val="0037093D"/>
    <w:rsid w:val="00372056"/>
    <w:rsid w:val="00372959"/>
    <w:rsid w:val="003739D6"/>
    <w:rsid w:val="00374019"/>
    <w:rsid w:val="00374841"/>
    <w:rsid w:val="00375341"/>
    <w:rsid w:val="0037596D"/>
    <w:rsid w:val="003760B6"/>
    <w:rsid w:val="00376947"/>
    <w:rsid w:val="0037766D"/>
    <w:rsid w:val="00377FDD"/>
    <w:rsid w:val="0038101B"/>
    <w:rsid w:val="00381F84"/>
    <w:rsid w:val="00382425"/>
    <w:rsid w:val="00382AAB"/>
    <w:rsid w:val="003843AE"/>
    <w:rsid w:val="00385EA5"/>
    <w:rsid w:val="0038656B"/>
    <w:rsid w:val="00387288"/>
    <w:rsid w:val="00387839"/>
    <w:rsid w:val="00387B29"/>
    <w:rsid w:val="0039151B"/>
    <w:rsid w:val="00393173"/>
    <w:rsid w:val="00393506"/>
    <w:rsid w:val="00393E03"/>
    <w:rsid w:val="00394D73"/>
    <w:rsid w:val="00394E9A"/>
    <w:rsid w:val="00396B37"/>
    <w:rsid w:val="00396BD6"/>
    <w:rsid w:val="003A1224"/>
    <w:rsid w:val="003A25FE"/>
    <w:rsid w:val="003A29E5"/>
    <w:rsid w:val="003A3C0F"/>
    <w:rsid w:val="003A42C4"/>
    <w:rsid w:val="003A44F7"/>
    <w:rsid w:val="003A7132"/>
    <w:rsid w:val="003A7171"/>
    <w:rsid w:val="003A77DE"/>
    <w:rsid w:val="003A7F59"/>
    <w:rsid w:val="003B039F"/>
    <w:rsid w:val="003B088D"/>
    <w:rsid w:val="003B1C69"/>
    <w:rsid w:val="003B2334"/>
    <w:rsid w:val="003B2FC5"/>
    <w:rsid w:val="003B3410"/>
    <w:rsid w:val="003B377B"/>
    <w:rsid w:val="003B469A"/>
    <w:rsid w:val="003B5012"/>
    <w:rsid w:val="003B580B"/>
    <w:rsid w:val="003B5829"/>
    <w:rsid w:val="003B5AD0"/>
    <w:rsid w:val="003B6BBB"/>
    <w:rsid w:val="003B7794"/>
    <w:rsid w:val="003C07C2"/>
    <w:rsid w:val="003C0C67"/>
    <w:rsid w:val="003C0FFC"/>
    <w:rsid w:val="003C10E7"/>
    <w:rsid w:val="003C1D66"/>
    <w:rsid w:val="003C35CB"/>
    <w:rsid w:val="003C41C7"/>
    <w:rsid w:val="003C4932"/>
    <w:rsid w:val="003C52A5"/>
    <w:rsid w:val="003C52CE"/>
    <w:rsid w:val="003C5869"/>
    <w:rsid w:val="003C60BF"/>
    <w:rsid w:val="003C6301"/>
    <w:rsid w:val="003C66B1"/>
    <w:rsid w:val="003D03E9"/>
    <w:rsid w:val="003D13CE"/>
    <w:rsid w:val="003D25D2"/>
    <w:rsid w:val="003D2E23"/>
    <w:rsid w:val="003D31E5"/>
    <w:rsid w:val="003D3682"/>
    <w:rsid w:val="003D3861"/>
    <w:rsid w:val="003D3B85"/>
    <w:rsid w:val="003D486E"/>
    <w:rsid w:val="003D5B8F"/>
    <w:rsid w:val="003D6431"/>
    <w:rsid w:val="003D6DB1"/>
    <w:rsid w:val="003D6E32"/>
    <w:rsid w:val="003D72C8"/>
    <w:rsid w:val="003D7B18"/>
    <w:rsid w:val="003E018B"/>
    <w:rsid w:val="003E0F31"/>
    <w:rsid w:val="003E18C9"/>
    <w:rsid w:val="003E26F9"/>
    <w:rsid w:val="003E285C"/>
    <w:rsid w:val="003E2C3B"/>
    <w:rsid w:val="003E3E10"/>
    <w:rsid w:val="003E3E53"/>
    <w:rsid w:val="003E5156"/>
    <w:rsid w:val="003E52C1"/>
    <w:rsid w:val="003E6F2E"/>
    <w:rsid w:val="003E7227"/>
    <w:rsid w:val="003E78BF"/>
    <w:rsid w:val="003F1C9C"/>
    <w:rsid w:val="003F26AF"/>
    <w:rsid w:val="003F278D"/>
    <w:rsid w:val="003F30E3"/>
    <w:rsid w:val="003F35E2"/>
    <w:rsid w:val="003F37A8"/>
    <w:rsid w:val="003F3EBC"/>
    <w:rsid w:val="003F4481"/>
    <w:rsid w:val="003F595E"/>
    <w:rsid w:val="003F5CC9"/>
    <w:rsid w:val="003F5F65"/>
    <w:rsid w:val="003F6208"/>
    <w:rsid w:val="003F71D5"/>
    <w:rsid w:val="003F774A"/>
    <w:rsid w:val="003F79BF"/>
    <w:rsid w:val="003F7E6A"/>
    <w:rsid w:val="003F7E8F"/>
    <w:rsid w:val="003F7F6D"/>
    <w:rsid w:val="0040194D"/>
    <w:rsid w:val="00401CA3"/>
    <w:rsid w:val="00401D18"/>
    <w:rsid w:val="00402A74"/>
    <w:rsid w:val="0040583F"/>
    <w:rsid w:val="004059A8"/>
    <w:rsid w:val="00406CE5"/>
    <w:rsid w:val="00407F03"/>
    <w:rsid w:val="004100A4"/>
    <w:rsid w:val="004101AF"/>
    <w:rsid w:val="00410BD5"/>
    <w:rsid w:val="00412672"/>
    <w:rsid w:val="00412746"/>
    <w:rsid w:val="004127F7"/>
    <w:rsid w:val="00412EC4"/>
    <w:rsid w:val="004137AE"/>
    <w:rsid w:val="0041381B"/>
    <w:rsid w:val="00413A5A"/>
    <w:rsid w:val="00413B85"/>
    <w:rsid w:val="00413C71"/>
    <w:rsid w:val="0041551B"/>
    <w:rsid w:val="00415829"/>
    <w:rsid w:val="004158C2"/>
    <w:rsid w:val="00415C9D"/>
    <w:rsid w:val="004163DD"/>
    <w:rsid w:val="0041678F"/>
    <w:rsid w:val="00416CFC"/>
    <w:rsid w:val="00417EA8"/>
    <w:rsid w:val="00417EF1"/>
    <w:rsid w:val="004201F7"/>
    <w:rsid w:val="00420F8E"/>
    <w:rsid w:val="00421499"/>
    <w:rsid w:val="00421E3A"/>
    <w:rsid w:val="004221AD"/>
    <w:rsid w:val="0042241A"/>
    <w:rsid w:val="004227FA"/>
    <w:rsid w:val="004236FC"/>
    <w:rsid w:val="0042381D"/>
    <w:rsid w:val="004247B9"/>
    <w:rsid w:val="00424A87"/>
    <w:rsid w:val="00424B54"/>
    <w:rsid w:val="00425058"/>
    <w:rsid w:val="00425885"/>
    <w:rsid w:val="00425B55"/>
    <w:rsid w:val="0042637A"/>
    <w:rsid w:val="00426D08"/>
    <w:rsid w:val="004273F6"/>
    <w:rsid w:val="00427C80"/>
    <w:rsid w:val="00431CE1"/>
    <w:rsid w:val="0043233E"/>
    <w:rsid w:val="00432B80"/>
    <w:rsid w:val="004334D6"/>
    <w:rsid w:val="00433941"/>
    <w:rsid w:val="00433F69"/>
    <w:rsid w:val="00434E54"/>
    <w:rsid w:val="0043566A"/>
    <w:rsid w:val="00435841"/>
    <w:rsid w:val="0043600A"/>
    <w:rsid w:val="0043734F"/>
    <w:rsid w:val="00437760"/>
    <w:rsid w:val="00440663"/>
    <w:rsid w:val="004408EC"/>
    <w:rsid w:val="00440B07"/>
    <w:rsid w:val="00441D2C"/>
    <w:rsid w:val="00441F86"/>
    <w:rsid w:val="0044254F"/>
    <w:rsid w:val="00443050"/>
    <w:rsid w:val="004436FD"/>
    <w:rsid w:val="00443969"/>
    <w:rsid w:val="0044422E"/>
    <w:rsid w:val="004454D8"/>
    <w:rsid w:val="00445FFE"/>
    <w:rsid w:val="0044677F"/>
    <w:rsid w:val="004470D8"/>
    <w:rsid w:val="00447103"/>
    <w:rsid w:val="004478B8"/>
    <w:rsid w:val="004511D8"/>
    <w:rsid w:val="0045154B"/>
    <w:rsid w:val="004519A9"/>
    <w:rsid w:val="00451AA8"/>
    <w:rsid w:val="0045205F"/>
    <w:rsid w:val="00452DEB"/>
    <w:rsid w:val="00452E8F"/>
    <w:rsid w:val="004531F9"/>
    <w:rsid w:val="00453217"/>
    <w:rsid w:val="00453EB1"/>
    <w:rsid w:val="004545A1"/>
    <w:rsid w:val="00454831"/>
    <w:rsid w:val="00455326"/>
    <w:rsid w:val="0045704B"/>
    <w:rsid w:val="0045765A"/>
    <w:rsid w:val="004577E8"/>
    <w:rsid w:val="00457AB1"/>
    <w:rsid w:val="00460143"/>
    <w:rsid w:val="00460C10"/>
    <w:rsid w:val="00460FFF"/>
    <w:rsid w:val="00461617"/>
    <w:rsid w:val="0046177F"/>
    <w:rsid w:val="00461DBF"/>
    <w:rsid w:val="00462A27"/>
    <w:rsid w:val="00462B1D"/>
    <w:rsid w:val="0046425D"/>
    <w:rsid w:val="00464B92"/>
    <w:rsid w:val="00465D76"/>
    <w:rsid w:val="00466E97"/>
    <w:rsid w:val="0046771C"/>
    <w:rsid w:val="004701C6"/>
    <w:rsid w:val="004706F5"/>
    <w:rsid w:val="00471F12"/>
    <w:rsid w:val="00472BF0"/>
    <w:rsid w:val="00474C02"/>
    <w:rsid w:val="00475E2C"/>
    <w:rsid w:val="00477078"/>
    <w:rsid w:val="004770C0"/>
    <w:rsid w:val="004801B3"/>
    <w:rsid w:val="0048112B"/>
    <w:rsid w:val="00481B7B"/>
    <w:rsid w:val="00482153"/>
    <w:rsid w:val="00483198"/>
    <w:rsid w:val="00483238"/>
    <w:rsid w:val="00484DD9"/>
    <w:rsid w:val="00485266"/>
    <w:rsid w:val="00485515"/>
    <w:rsid w:val="004859C6"/>
    <w:rsid w:val="00485CD0"/>
    <w:rsid w:val="00486CF3"/>
    <w:rsid w:val="00487D62"/>
    <w:rsid w:val="00490B49"/>
    <w:rsid w:val="00490F4F"/>
    <w:rsid w:val="00491DC6"/>
    <w:rsid w:val="004924FA"/>
    <w:rsid w:val="00492803"/>
    <w:rsid w:val="00493792"/>
    <w:rsid w:val="004939DF"/>
    <w:rsid w:val="0049497B"/>
    <w:rsid w:val="00494F7E"/>
    <w:rsid w:val="0049526F"/>
    <w:rsid w:val="004952E4"/>
    <w:rsid w:val="00495D84"/>
    <w:rsid w:val="004976EA"/>
    <w:rsid w:val="0049784D"/>
    <w:rsid w:val="004A0909"/>
    <w:rsid w:val="004A0C08"/>
    <w:rsid w:val="004A179F"/>
    <w:rsid w:val="004A180D"/>
    <w:rsid w:val="004A1852"/>
    <w:rsid w:val="004A23E9"/>
    <w:rsid w:val="004A3135"/>
    <w:rsid w:val="004A3150"/>
    <w:rsid w:val="004A3392"/>
    <w:rsid w:val="004A5074"/>
    <w:rsid w:val="004A5D59"/>
    <w:rsid w:val="004A6DCA"/>
    <w:rsid w:val="004A7205"/>
    <w:rsid w:val="004B11DF"/>
    <w:rsid w:val="004B166D"/>
    <w:rsid w:val="004B1726"/>
    <w:rsid w:val="004B1D4E"/>
    <w:rsid w:val="004B2044"/>
    <w:rsid w:val="004B2140"/>
    <w:rsid w:val="004B23B3"/>
    <w:rsid w:val="004B2AF9"/>
    <w:rsid w:val="004B4DCF"/>
    <w:rsid w:val="004B57D1"/>
    <w:rsid w:val="004B5CD7"/>
    <w:rsid w:val="004B6099"/>
    <w:rsid w:val="004C0235"/>
    <w:rsid w:val="004C0596"/>
    <w:rsid w:val="004C0874"/>
    <w:rsid w:val="004C0E57"/>
    <w:rsid w:val="004C1B6C"/>
    <w:rsid w:val="004C25AA"/>
    <w:rsid w:val="004C2660"/>
    <w:rsid w:val="004C28EC"/>
    <w:rsid w:val="004C2AD1"/>
    <w:rsid w:val="004C2D17"/>
    <w:rsid w:val="004C3EB3"/>
    <w:rsid w:val="004C423A"/>
    <w:rsid w:val="004C53D5"/>
    <w:rsid w:val="004C56A9"/>
    <w:rsid w:val="004C5CDA"/>
    <w:rsid w:val="004C5DF6"/>
    <w:rsid w:val="004C66A2"/>
    <w:rsid w:val="004C72A3"/>
    <w:rsid w:val="004D058A"/>
    <w:rsid w:val="004D0FD6"/>
    <w:rsid w:val="004D1472"/>
    <w:rsid w:val="004D1D8F"/>
    <w:rsid w:val="004D2785"/>
    <w:rsid w:val="004D3074"/>
    <w:rsid w:val="004D412E"/>
    <w:rsid w:val="004D42EC"/>
    <w:rsid w:val="004D4381"/>
    <w:rsid w:val="004D4DE8"/>
    <w:rsid w:val="004D4E9C"/>
    <w:rsid w:val="004D6707"/>
    <w:rsid w:val="004D6C78"/>
    <w:rsid w:val="004D76A5"/>
    <w:rsid w:val="004D799B"/>
    <w:rsid w:val="004D7CC5"/>
    <w:rsid w:val="004E032D"/>
    <w:rsid w:val="004E119D"/>
    <w:rsid w:val="004E1622"/>
    <w:rsid w:val="004E1E89"/>
    <w:rsid w:val="004E2370"/>
    <w:rsid w:val="004E258C"/>
    <w:rsid w:val="004E3237"/>
    <w:rsid w:val="004E34AC"/>
    <w:rsid w:val="004E38FE"/>
    <w:rsid w:val="004E3E58"/>
    <w:rsid w:val="004E435C"/>
    <w:rsid w:val="004E6C4B"/>
    <w:rsid w:val="004E6FAC"/>
    <w:rsid w:val="004E79BD"/>
    <w:rsid w:val="004F028A"/>
    <w:rsid w:val="004F0654"/>
    <w:rsid w:val="004F0850"/>
    <w:rsid w:val="004F0D4C"/>
    <w:rsid w:val="004F13D8"/>
    <w:rsid w:val="004F142C"/>
    <w:rsid w:val="004F3723"/>
    <w:rsid w:val="004F3DD6"/>
    <w:rsid w:val="004F3E20"/>
    <w:rsid w:val="004F4077"/>
    <w:rsid w:val="004F4145"/>
    <w:rsid w:val="004F43A8"/>
    <w:rsid w:val="004F4F63"/>
    <w:rsid w:val="004F516B"/>
    <w:rsid w:val="004F5469"/>
    <w:rsid w:val="004F5513"/>
    <w:rsid w:val="004F59CF"/>
    <w:rsid w:val="004F5B2E"/>
    <w:rsid w:val="004F6887"/>
    <w:rsid w:val="005006C6"/>
    <w:rsid w:val="005007A2"/>
    <w:rsid w:val="00500A80"/>
    <w:rsid w:val="00501E5E"/>
    <w:rsid w:val="005023C0"/>
    <w:rsid w:val="00502B0C"/>
    <w:rsid w:val="00502B38"/>
    <w:rsid w:val="0050329F"/>
    <w:rsid w:val="00503349"/>
    <w:rsid w:val="0050588F"/>
    <w:rsid w:val="00506382"/>
    <w:rsid w:val="00506E9D"/>
    <w:rsid w:val="00507257"/>
    <w:rsid w:val="005072C9"/>
    <w:rsid w:val="005073DC"/>
    <w:rsid w:val="0050784E"/>
    <w:rsid w:val="00510FD1"/>
    <w:rsid w:val="00511114"/>
    <w:rsid w:val="00511286"/>
    <w:rsid w:val="005117F5"/>
    <w:rsid w:val="00513096"/>
    <w:rsid w:val="005136EC"/>
    <w:rsid w:val="00513A3F"/>
    <w:rsid w:val="00513DB1"/>
    <w:rsid w:val="00514309"/>
    <w:rsid w:val="00514587"/>
    <w:rsid w:val="00514B5C"/>
    <w:rsid w:val="005152A7"/>
    <w:rsid w:val="0051717F"/>
    <w:rsid w:val="0051777C"/>
    <w:rsid w:val="00517851"/>
    <w:rsid w:val="00517867"/>
    <w:rsid w:val="00517884"/>
    <w:rsid w:val="00517D11"/>
    <w:rsid w:val="0052265A"/>
    <w:rsid w:val="00522EDE"/>
    <w:rsid w:val="00524B17"/>
    <w:rsid w:val="005259C3"/>
    <w:rsid w:val="00525DD7"/>
    <w:rsid w:val="0052737D"/>
    <w:rsid w:val="0052767B"/>
    <w:rsid w:val="00527A9F"/>
    <w:rsid w:val="005307AF"/>
    <w:rsid w:val="0053100D"/>
    <w:rsid w:val="00531478"/>
    <w:rsid w:val="005314DB"/>
    <w:rsid w:val="005318FF"/>
    <w:rsid w:val="00531A96"/>
    <w:rsid w:val="00531F88"/>
    <w:rsid w:val="00532096"/>
    <w:rsid w:val="00534094"/>
    <w:rsid w:val="0053426C"/>
    <w:rsid w:val="005352A6"/>
    <w:rsid w:val="00535733"/>
    <w:rsid w:val="005358A6"/>
    <w:rsid w:val="00535910"/>
    <w:rsid w:val="00535CD3"/>
    <w:rsid w:val="00540620"/>
    <w:rsid w:val="0054105F"/>
    <w:rsid w:val="005410F3"/>
    <w:rsid w:val="0054117F"/>
    <w:rsid w:val="00541428"/>
    <w:rsid w:val="0054257D"/>
    <w:rsid w:val="00543B86"/>
    <w:rsid w:val="00543F78"/>
    <w:rsid w:val="005457E7"/>
    <w:rsid w:val="00546375"/>
    <w:rsid w:val="005467C2"/>
    <w:rsid w:val="0054733F"/>
    <w:rsid w:val="005501F5"/>
    <w:rsid w:val="00550619"/>
    <w:rsid w:val="0055093F"/>
    <w:rsid w:val="00550E44"/>
    <w:rsid w:val="00551877"/>
    <w:rsid w:val="00551A23"/>
    <w:rsid w:val="00552440"/>
    <w:rsid w:val="0055263F"/>
    <w:rsid w:val="00552EB5"/>
    <w:rsid w:val="00552F9A"/>
    <w:rsid w:val="005530F7"/>
    <w:rsid w:val="005531F2"/>
    <w:rsid w:val="00553227"/>
    <w:rsid w:val="005550BD"/>
    <w:rsid w:val="005561B5"/>
    <w:rsid w:val="00557321"/>
    <w:rsid w:val="005612DB"/>
    <w:rsid w:val="0056220E"/>
    <w:rsid w:val="005626A8"/>
    <w:rsid w:val="00562D1D"/>
    <w:rsid w:val="00563838"/>
    <w:rsid w:val="00564A7B"/>
    <w:rsid w:val="00565234"/>
    <w:rsid w:val="005657A9"/>
    <w:rsid w:val="005658CA"/>
    <w:rsid w:val="00565DEE"/>
    <w:rsid w:val="00565F46"/>
    <w:rsid w:val="00566D5B"/>
    <w:rsid w:val="00566F14"/>
    <w:rsid w:val="00567BD2"/>
    <w:rsid w:val="00567CCB"/>
    <w:rsid w:val="00571526"/>
    <w:rsid w:val="00572426"/>
    <w:rsid w:val="0057255A"/>
    <w:rsid w:val="00572C82"/>
    <w:rsid w:val="00573DBD"/>
    <w:rsid w:val="005742E1"/>
    <w:rsid w:val="0057557F"/>
    <w:rsid w:val="00575819"/>
    <w:rsid w:val="00575F31"/>
    <w:rsid w:val="00577008"/>
    <w:rsid w:val="00577BA2"/>
    <w:rsid w:val="00580BAA"/>
    <w:rsid w:val="00581AF6"/>
    <w:rsid w:val="00581EB7"/>
    <w:rsid w:val="0058201E"/>
    <w:rsid w:val="00582BEC"/>
    <w:rsid w:val="005831F4"/>
    <w:rsid w:val="005838DA"/>
    <w:rsid w:val="00583ADC"/>
    <w:rsid w:val="0058469E"/>
    <w:rsid w:val="00584F43"/>
    <w:rsid w:val="00584FB6"/>
    <w:rsid w:val="00585D72"/>
    <w:rsid w:val="005871CB"/>
    <w:rsid w:val="00587441"/>
    <w:rsid w:val="005874A6"/>
    <w:rsid w:val="0059066D"/>
    <w:rsid w:val="0059193D"/>
    <w:rsid w:val="00592180"/>
    <w:rsid w:val="00592310"/>
    <w:rsid w:val="00592D21"/>
    <w:rsid w:val="00593504"/>
    <w:rsid w:val="005940D3"/>
    <w:rsid w:val="00596D95"/>
    <w:rsid w:val="005970B7"/>
    <w:rsid w:val="00597D60"/>
    <w:rsid w:val="005A04DF"/>
    <w:rsid w:val="005A17D4"/>
    <w:rsid w:val="005A203C"/>
    <w:rsid w:val="005A216C"/>
    <w:rsid w:val="005A2278"/>
    <w:rsid w:val="005A32C9"/>
    <w:rsid w:val="005A397A"/>
    <w:rsid w:val="005A4084"/>
    <w:rsid w:val="005A5A1E"/>
    <w:rsid w:val="005A60B3"/>
    <w:rsid w:val="005A626B"/>
    <w:rsid w:val="005B071F"/>
    <w:rsid w:val="005B1210"/>
    <w:rsid w:val="005B13D4"/>
    <w:rsid w:val="005B2FD4"/>
    <w:rsid w:val="005B32C2"/>
    <w:rsid w:val="005B3343"/>
    <w:rsid w:val="005B3690"/>
    <w:rsid w:val="005B42D9"/>
    <w:rsid w:val="005B544E"/>
    <w:rsid w:val="005B5B52"/>
    <w:rsid w:val="005B5BAE"/>
    <w:rsid w:val="005B5EF1"/>
    <w:rsid w:val="005B63EC"/>
    <w:rsid w:val="005B6764"/>
    <w:rsid w:val="005B7407"/>
    <w:rsid w:val="005B7F19"/>
    <w:rsid w:val="005C00B4"/>
    <w:rsid w:val="005C163F"/>
    <w:rsid w:val="005C1DD9"/>
    <w:rsid w:val="005C2135"/>
    <w:rsid w:val="005C304D"/>
    <w:rsid w:val="005C4739"/>
    <w:rsid w:val="005C47EB"/>
    <w:rsid w:val="005C4841"/>
    <w:rsid w:val="005C495A"/>
    <w:rsid w:val="005C4BD9"/>
    <w:rsid w:val="005C4F9E"/>
    <w:rsid w:val="005C5BE2"/>
    <w:rsid w:val="005C5E0A"/>
    <w:rsid w:val="005C6483"/>
    <w:rsid w:val="005C73CE"/>
    <w:rsid w:val="005D0C17"/>
    <w:rsid w:val="005D0DC8"/>
    <w:rsid w:val="005D1076"/>
    <w:rsid w:val="005D1110"/>
    <w:rsid w:val="005D125D"/>
    <w:rsid w:val="005D13C9"/>
    <w:rsid w:val="005D18D9"/>
    <w:rsid w:val="005D1DC9"/>
    <w:rsid w:val="005D2085"/>
    <w:rsid w:val="005D28EF"/>
    <w:rsid w:val="005D35CE"/>
    <w:rsid w:val="005D408E"/>
    <w:rsid w:val="005D4E11"/>
    <w:rsid w:val="005D4F06"/>
    <w:rsid w:val="005D676F"/>
    <w:rsid w:val="005D6822"/>
    <w:rsid w:val="005D6CBD"/>
    <w:rsid w:val="005E15EE"/>
    <w:rsid w:val="005E1D5E"/>
    <w:rsid w:val="005E26B2"/>
    <w:rsid w:val="005E3D33"/>
    <w:rsid w:val="005E3F29"/>
    <w:rsid w:val="005E4544"/>
    <w:rsid w:val="005E4599"/>
    <w:rsid w:val="005E56D3"/>
    <w:rsid w:val="005E5C27"/>
    <w:rsid w:val="005E69D1"/>
    <w:rsid w:val="005E69FB"/>
    <w:rsid w:val="005F1057"/>
    <w:rsid w:val="005F2284"/>
    <w:rsid w:val="005F24AD"/>
    <w:rsid w:val="005F307A"/>
    <w:rsid w:val="005F32BE"/>
    <w:rsid w:val="005F332F"/>
    <w:rsid w:val="005F3C10"/>
    <w:rsid w:val="005F3E7D"/>
    <w:rsid w:val="005F498D"/>
    <w:rsid w:val="005F4F71"/>
    <w:rsid w:val="005F505E"/>
    <w:rsid w:val="005F52F2"/>
    <w:rsid w:val="005F58D4"/>
    <w:rsid w:val="005F5B7C"/>
    <w:rsid w:val="005F5CA5"/>
    <w:rsid w:val="005F5EAD"/>
    <w:rsid w:val="005F7A08"/>
    <w:rsid w:val="005F7A8B"/>
    <w:rsid w:val="006004C7"/>
    <w:rsid w:val="006014DE"/>
    <w:rsid w:val="006021DE"/>
    <w:rsid w:val="00602C75"/>
    <w:rsid w:val="00603C76"/>
    <w:rsid w:val="00603FE5"/>
    <w:rsid w:val="00604181"/>
    <w:rsid w:val="00605911"/>
    <w:rsid w:val="00606E7E"/>
    <w:rsid w:val="00606EC0"/>
    <w:rsid w:val="006074D9"/>
    <w:rsid w:val="0061040F"/>
    <w:rsid w:val="006107E5"/>
    <w:rsid w:val="00611488"/>
    <w:rsid w:val="00612783"/>
    <w:rsid w:val="00612B14"/>
    <w:rsid w:val="00613252"/>
    <w:rsid w:val="006138A2"/>
    <w:rsid w:val="00613FC0"/>
    <w:rsid w:val="006144D4"/>
    <w:rsid w:val="0061524F"/>
    <w:rsid w:val="00616447"/>
    <w:rsid w:val="00616774"/>
    <w:rsid w:val="006167C5"/>
    <w:rsid w:val="00616C28"/>
    <w:rsid w:val="00617869"/>
    <w:rsid w:val="006202DB"/>
    <w:rsid w:val="00620B8F"/>
    <w:rsid w:val="00621708"/>
    <w:rsid w:val="00621CE9"/>
    <w:rsid w:val="00622102"/>
    <w:rsid w:val="00622BC3"/>
    <w:rsid w:val="00622DAD"/>
    <w:rsid w:val="006235E5"/>
    <w:rsid w:val="006236B5"/>
    <w:rsid w:val="0062381F"/>
    <w:rsid w:val="00623A87"/>
    <w:rsid w:val="00623FD4"/>
    <w:rsid w:val="00624FC1"/>
    <w:rsid w:val="00625A28"/>
    <w:rsid w:val="006267B4"/>
    <w:rsid w:val="00626BB6"/>
    <w:rsid w:val="00626F06"/>
    <w:rsid w:val="00627E4E"/>
    <w:rsid w:val="00630AA2"/>
    <w:rsid w:val="006316BC"/>
    <w:rsid w:val="00631948"/>
    <w:rsid w:val="00633739"/>
    <w:rsid w:val="0063373D"/>
    <w:rsid w:val="0063397C"/>
    <w:rsid w:val="006357B9"/>
    <w:rsid w:val="00635F72"/>
    <w:rsid w:val="00636730"/>
    <w:rsid w:val="006369FF"/>
    <w:rsid w:val="006370E2"/>
    <w:rsid w:val="00637199"/>
    <w:rsid w:val="006372F3"/>
    <w:rsid w:val="00637AFC"/>
    <w:rsid w:val="00641C0A"/>
    <w:rsid w:val="00642F90"/>
    <w:rsid w:val="00643171"/>
    <w:rsid w:val="00643717"/>
    <w:rsid w:val="0064379E"/>
    <w:rsid w:val="00645296"/>
    <w:rsid w:val="00646114"/>
    <w:rsid w:val="00646333"/>
    <w:rsid w:val="00646458"/>
    <w:rsid w:val="00647064"/>
    <w:rsid w:val="00647D32"/>
    <w:rsid w:val="006500BF"/>
    <w:rsid w:val="006505D6"/>
    <w:rsid w:val="00650703"/>
    <w:rsid w:val="00650D80"/>
    <w:rsid w:val="00651C15"/>
    <w:rsid w:val="00651E1E"/>
    <w:rsid w:val="006523CD"/>
    <w:rsid w:val="00652CA1"/>
    <w:rsid w:val="00652F9A"/>
    <w:rsid w:val="00653728"/>
    <w:rsid w:val="00654AEA"/>
    <w:rsid w:val="0065532E"/>
    <w:rsid w:val="00655718"/>
    <w:rsid w:val="00655F09"/>
    <w:rsid w:val="00656877"/>
    <w:rsid w:val="00656AEE"/>
    <w:rsid w:val="006575DC"/>
    <w:rsid w:val="00657DC3"/>
    <w:rsid w:val="00660B1B"/>
    <w:rsid w:val="00662CF6"/>
    <w:rsid w:val="00663F50"/>
    <w:rsid w:val="00664800"/>
    <w:rsid w:val="006656EC"/>
    <w:rsid w:val="00665847"/>
    <w:rsid w:val="00666A7E"/>
    <w:rsid w:val="006670AC"/>
    <w:rsid w:val="006676DB"/>
    <w:rsid w:val="00670306"/>
    <w:rsid w:val="00671021"/>
    <w:rsid w:val="0067117C"/>
    <w:rsid w:val="00671341"/>
    <w:rsid w:val="006713CB"/>
    <w:rsid w:val="006718EC"/>
    <w:rsid w:val="00671FDD"/>
    <w:rsid w:val="00672E20"/>
    <w:rsid w:val="006740F4"/>
    <w:rsid w:val="006747AD"/>
    <w:rsid w:val="006756BB"/>
    <w:rsid w:val="00675755"/>
    <w:rsid w:val="006765B5"/>
    <w:rsid w:val="006769D1"/>
    <w:rsid w:val="00676C20"/>
    <w:rsid w:val="0067765C"/>
    <w:rsid w:val="00681811"/>
    <w:rsid w:val="0068246F"/>
    <w:rsid w:val="00683114"/>
    <w:rsid w:val="00683452"/>
    <w:rsid w:val="0068360B"/>
    <w:rsid w:val="00684579"/>
    <w:rsid w:val="00684BE6"/>
    <w:rsid w:val="00684F97"/>
    <w:rsid w:val="00685494"/>
    <w:rsid w:val="00686FA7"/>
    <w:rsid w:val="00687BCC"/>
    <w:rsid w:val="00690F28"/>
    <w:rsid w:val="00690F48"/>
    <w:rsid w:val="0069163A"/>
    <w:rsid w:val="006937C6"/>
    <w:rsid w:val="00693D0E"/>
    <w:rsid w:val="00694CE4"/>
    <w:rsid w:val="00695305"/>
    <w:rsid w:val="00695A8A"/>
    <w:rsid w:val="0069601F"/>
    <w:rsid w:val="006970A1"/>
    <w:rsid w:val="006A057C"/>
    <w:rsid w:val="006A0DFC"/>
    <w:rsid w:val="006A0FB0"/>
    <w:rsid w:val="006A1155"/>
    <w:rsid w:val="006A1675"/>
    <w:rsid w:val="006A3FC0"/>
    <w:rsid w:val="006A4679"/>
    <w:rsid w:val="006A4901"/>
    <w:rsid w:val="006A4A98"/>
    <w:rsid w:val="006A4F62"/>
    <w:rsid w:val="006A5414"/>
    <w:rsid w:val="006A6844"/>
    <w:rsid w:val="006A7846"/>
    <w:rsid w:val="006B1A11"/>
    <w:rsid w:val="006B1BFC"/>
    <w:rsid w:val="006B22F7"/>
    <w:rsid w:val="006B2B4B"/>
    <w:rsid w:val="006B3120"/>
    <w:rsid w:val="006B328B"/>
    <w:rsid w:val="006B3D52"/>
    <w:rsid w:val="006B3D5F"/>
    <w:rsid w:val="006B4BCB"/>
    <w:rsid w:val="006B5B09"/>
    <w:rsid w:val="006B6475"/>
    <w:rsid w:val="006B649E"/>
    <w:rsid w:val="006B6AC8"/>
    <w:rsid w:val="006B7379"/>
    <w:rsid w:val="006B7507"/>
    <w:rsid w:val="006B7B3B"/>
    <w:rsid w:val="006B7B3F"/>
    <w:rsid w:val="006C02FC"/>
    <w:rsid w:val="006C12CB"/>
    <w:rsid w:val="006C138E"/>
    <w:rsid w:val="006C18D7"/>
    <w:rsid w:val="006C2006"/>
    <w:rsid w:val="006C2175"/>
    <w:rsid w:val="006C267C"/>
    <w:rsid w:val="006C292C"/>
    <w:rsid w:val="006C3604"/>
    <w:rsid w:val="006C56AD"/>
    <w:rsid w:val="006C575C"/>
    <w:rsid w:val="006C58B7"/>
    <w:rsid w:val="006C693E"/>
    <w:rsid w:val="006C6972"/>
    <w:rsid w:val="006C6FA2"/>
    <w:rsid w:val="006C71D0"/>
    <w:rsid w:val="006C79FA"/>
    <w:rsid w:val="006C7C07"/>
    <w:rsid w:val="006D05CE"/>
    <w:rsid w:val="006D15D2"/>
    <w:rsid w:val="006D3413"/>
    <w:rsid w:val="006D599E"/>
    <w:rsid w:val="006D59CC"/>
    <w:rsid w:val="006D5E98"/>
    <w:rsid w:val="006D6654"/>
    <w:rsid w:val="006D69DF"/>
    <w:rsid w:val="006D70E0"/>
    <w:rsid w:val="006D7120"/>
    <w:rsid w:val="006E0F01"/>
    <w:rsid w:val="006E1CC4"/>
    <w:rsid w:val="006E23B8"/>
    <w:rsid w:val="006E3F07"/>
    <w:rsid w:val="006E47B7"/>
    <w:rsid w:val="006E51EB"/>
    <w:rsid w:val="006E5499"/>
    <w:rsid w:val="006E57F4"/>
    <w:rsid w:val="006E5858"/>
    <w:rsid w:val="006E5991"/>
    <w:rsid w:val="006E688E"/>
    <w:rsid w:val="006E7D6D"/>
    <w:rsid w:val="006F0010"/>
    <w:rsid w:val="006F234B"/>
    <w:rsid w:val="006F3B21"/>
    <w:rsid w:val="006F3C4B"/>
    <w:rsid w:val="006F426F"/>
    <w:rsid w:val="006F5471"/>
    <w:rsid w:val="006F621B"/>
    <w:rsid w:val="006F6A8A"/>
    <w:rsid w:val="00700511"/>
    <w:rsid w:val="007009BD"/>
    <w:rsid w:val="00700C14"/>
    <w:rsid w:val="007012B1"/>
    <w:rsid w:val="0070133A"/>
    <w:rsid w:val="00701433"/>
    <w:rsid w:val="0070362E"/>
    <w:rsid w:val="007039D1"/>
    <w:rsid w:val="007050A4"/>
    <w:rsid w:val="00706223"/>
    <w:rsid w:val="00706423"/>
    <w:rsid w:val="00706808"/>
    <w:rsid w:val="00706FAF"/>
    <w:rsid w:val="00707E7B"/>
    <w:rsid w:val="00711E3B"/>
    <w:rsid w:val="007129CA"/>
    <w:rsid w:val="007148F3"/>
    <w:rsid w:val="00714923"/>
    <w:rsid w:val="00714EC5"/>
    <w:rsid w:val="00714ED0"/>
    <w:rsid w:val="00714FCD"/>
    <w:rsid w:val="007153FF"/>
    <w:rsid w:val="007160A2"/>
    <w:rsid w:val="00716595"/>
    <w:rsid w:val="0071751A"/>
    <w:rsid w:val="007175D3"/>
    <w:rsid w:val="007207F0"/>
    <w:rsid w:val="007217FA"/>
    <w:rsid w:val="00721A29"/>
    <w:rsid w:val="00721EB3"/>
    <w:rsid w:val="0072234C"/>
    <w:rsid w:val="00722861"/>
    <w:rsid w:val="007235DB"/>
    <w:rsid w:val="00723C5B"/>
    <w:rsid w:val="007245B4"/>
    <w:rsid w:val="007250FD"/>
    <w:rsid w:val="00725467"/>
    <w:rsid w:val="00727C88"/>
    <w:rsid w:val="00730949"/>
    <w:rsid w:val="007312A7"/>
    <w:rsid w:val="00731581"/>
    <w:rsid w:val="0073176B"/>
    <w:rsid w:val="00732C9F"/>
    <w:rsid w:val="007356C6"/>
    <w:rsid w:val="0073580C"/>
    <w:rsid w:val="00735D12"/>
    <w:rsid w:val="0073654A"/>
    <w:rsid w:val="00736764"/>
    <w:rsid w:val="00736D3A"/>
    <w:rsid w:val="00736F16"/>
    <w:rsid w:val="00737C02"/>
    <w:rsid w:val="00737D4E"/>
    <w:rsid w:val="00740413"/>
    <w:rsid w:val="007408F2"/>
    <w:rsid w:val="0074125C"/>
    <w:rsid w:val="0074223D"/>
    <w:rsid w:val="00742F4C"/>
    <w:rsid w:val="0074308C"/>
    <w:rsid w:val="007433BF"/>
    <w:rsid w:val="00743E2F"/>
    <w:rsid w:val="00745748"/>
    <w:rsid w:val="007461BA"/>
    <w:rsid w:val="0074627F"/>
    <w:rsid w:val="00746B9E"/>
    <w:rsid w:val="00746D05"/>
    <w:rsid w:val="007471FF"/>
    <w:rsid w:val="00747A09"/>
    <w:rsid w:val="007510CA"/>
    <w:rsid w:val="007515C4"/>
    <w:rsid w:val="00751B25"/>
    <w:rsid w:val="00751C44"/>
    <w:rsid w:val="00751E0E"/>
    <w:rsid w:val="00751F4F"/>
    <w:rsid w:val="00752644"/>
    <w:rsid w:val="00752663"/>
    <w:rsid w:val="0075326B"/>
    <w:rsid w:val="007532AC"/>
    <w:rsid w:val="00753425"/>
    <w:rsid w:val="00754646"/>
    <w:rsid w:val="00754A86"/>
    <w:rsid w:val="007556BC"/>
    <w:rsid w:val="00755ABF"/>
    <w:rsid w:val="0075639A"/>
    <w:rsid w:val="007574A3"/>
    <w:rsid w:val="00757629"/>
    <w:rsid w:val="0076071D"/>
    <w:rsid w:val="007612A1"/>
    <w:rsid w:val="007619BC"/>
    <w:rsid w:val="00762471"/>
    <w:rsid w:val="00764804"/>
    <w:rsid w:val="00764C11"/>
    <w:rsid w:val="00765126"/>
    <w:rsid w:val="0076545F"/>
    <w:rsid w:val="00766D3F"/>
    <w:rsid w:val="007679C5"/>
    <w:rsid w:val="00767C90"/>
    <w:rsid w:val="00767FFC"/>
    <w:rsid w:val="007701BB"/>
    <w:rsid w:val="00770531"/>
    <w:rsid w:val="00770D2A"/>
    <w:rsid w:val="00771396"/>
    <w:rsid w:val="00771797"/>
    <w:rsid w:val="007720BB"/>
    <w:rsid w:val="00773FAD"/>
    <w:rsid w:val="00774166"/>
    <w:rsid w:val="0077492B"/>
    <w:rsid w:val="0077495B"/>
    <w:rsid w:val="00775ECF"/>
    <w:rsid w:val="0077794A"/>
    <w:rsid w:val="0078024C"/>
    <w:rsid w:val="00780BAE"/>
    <w:rsid w:val="0078161B"/>
    <w:rsid w:val="007818B6"/>
    <w:rsid w:val="00781E82"/>
    <w:rsid w:val="00781F65"/>
    <w:rsid w:val="00782394"/>
    <w:rsid w:val="00782FE2"/>
    <w:rsid w:val="007831CA"/>
    <w:rsid w:val="0078381B"/>
    <w:rsid w:val="007846BC"/>
    <w:rsid w:val="00784CB2"/>
    <w:rsid w:val="007863A9"/>
    <w:rsid w:val="00786ACF"/>
    <w:rsid w:val="007871F6"/>
    <w:rsid w:val="00787A78"/>
    <w:rsid w:val="00790F8C"/>
    <w:rsid w:val="00791818"/>
    <w:rsid w:val="00791905"/>
    <w:rsid w:val="00791ACE"/>
    <w:rsid w:val="007925AC"/>
    <w:rsid w:val="00792821"/>
    <w:rsid w:val="00793A40"/>
    <w:rsid w:val="007944A9"/>
    <w:rsid w:val="00795088"/>
    <w:rsid w:val="007950F6"/>
    <w:rsid w:val="00795551"/>
    <w:rsid w:val="00797E53"/>
    <w:rsid w:val="007A0A5C"/>
    <w:rsid w:val="007A280C"/>
    <w:rsid w:val="007A4229"/>
    <w:rsid w:val="007A6390"/>
    <w:rsid w:val="007A74A6"/>
    <w:rsid w:val="007A7B2C"/>
    <w:rsid w:val="007A7F8A"/>
    <w:rsid w:val="007B0471"/>
    <w:rsid w:val="007B185A"/>
    <w:rsid w:val="007B1C85"/>
    <w:rsid w:val="007B2453"/>
    <w:rsid w:val="007B2685"/>
    <w:rsid w:val="007B4330"/>
    <w:rsid w:val="007B4806"/>
    <w:rsid w:val="007B4D74"/>
    <w:rsid w:val="007B585E"/>
    <w:rsid w:val="007B6008"/>
    <w:rsid w:val="007B63CB"/>
    <w:rsid w:val="007B6B30"/>
    <w:rsid w:val="007C0A72"/>
    <w:rsid w:val="007C1A27"/>
    <w:rsid w:val="007C2668"/>
    <w:rsid w:val="007C27FC"/>
    <w:rsid w:val="007C28CD"/>
    <w:rsid w:val="007C2E30"/>
    <w:rsid w:val="007C3A8C"/>
    <w:rsid w:val="007C41FE"/>
    <w:rsid w:val="007C5196"/>
    <w:rsid w:val="007C76BE"/>
    <w:rsid w:val="007D0BE1"/>
    <w:rsid w:val="007D1C39"/>
    <w:rsid w:val="007D2BDC"/>
    <w:rsid w:val="007D30B4"/>
    <w:rsid w:val="007D5AC6"/>
    <w:rsid w:val="007D5C9B"/>
    <w:rsid w:val="007D6307"/>
    <w:rsid w:val="007D6E1E"/>
    <w:rsid w:val="007D76F7"/>
    <w:rsid w:val="007D7AAA"/>
    <w:rsid w:val="007E03C7"/>
    <w:rsid w:val="007E115F"/>
    <w:rsid w:val="007E15F9"/>
    <w:rsid w:val="007E1964"/>
    <w:rsid w:val="007E24B9"/>
    <w:rsid w:val="007E2D0D"/>
    <w:rsid w:val="007E31F9"/>
    <w:rsid w:val="007E3456"/>
    <w:rsid w:val="007E5115"/>
    <w:rsid w:val="007E658A"/>
    <w:rsid w:val="007E66DA"/>
    <w:rsid w:val="007E6853"/>
    <w:rsid w:val="007E78B4"/>
    <w:rsid w:val="007E7968"/>
    <w:rsid w:val="007E7C31"/>
    <w:rsid w:val="007E7E64"/>
    <w:rsid w:val="007E7F17"/>
    <w:rsid w:val="007E7F9B"/>
    <w:rsid w:val="007F0090"/>
    <w:rsid w:val="007F19C3"/>
    <w:rsid w:val="007F250B"/>
    <w:rsid w:val="007F45E3"/>
    <w:rsid w:val="007F56CE"/>
    <w:rsid w:val="007F6016"/>
    <w:rsid w:val="007F6AE5"/>
    <w:rsid w:val="007F7010"/>
    <w:rsid w:val="007F7097"/>
    <w:rsid w:val="00800AD4"/>
    <w:rsid w:val="008012C4"/>
    <w:rsid w:val="00802F3F"/>
    <w:rsid w:val="00803E36"/>
    <w:rsid w:val="00804DB7"/>
    <w:rsid w:val="0080521E"/>
    <w:rsid w:val="00805B43"/>
    <w:rsid w:val="00807745"/>
    <w:rsid w:val="0081042F"/>
    <w:rsid w:val="0081045F"/>
    <w:rsid w:val="00813710"/>
    <w:rsid w:val="00813784"/>
    <w:rsid w:val="008137BC"/>
    <w:rsid w:val="00814A4B"/>
    <w:rsid w:val="0081592B"/>
    <w:rsid w:val="00816C52"/>
    <w:rsid w:val="00817A9A"/>
    <w:rsid w:val="0082008B"/>
    <w:rsid w:val="008212EB"/>
    <w:rsid w:val="00821636"/>
    <w:rsid w:val="008220DD"/>
    <w:rsid w:val="0082497B"/>
    <w:rsid w:val="0082543F"/>
    <w:rsid w:val="00825D11"/>
    <w:rsid w:val="00826264"/>
    <w:rsid w:val="00827856"/>
    <w:rsid w:val="008278FB"/>
    <w:rsid w:val="00827976"/>
    <w:rsid w:val="00827D27"/>
    <w:rsid w:val="00831910"/>
    <w:rsid w:val="008324ED"/>
    <w:rsid w:val="00832606"/>
    <w:rsid w:val="008337F2"/>
    <w:rsid w:val="00833C8E"/>
    <w:rsid w:val="0083441B"/>
    <w:rsid w:val="0083490E"/>
    <w:rsid w:val="00834998"/>
    <w:rsid w:val="00834B98"/>
    <w:rsid w:val="00834EF0"/>
    <w:rsid w:val="0083549A"/>
    <w:rsid w:val="00840640"/>
    <w:rsid w:val="00840765"/>
    <w:rsid w:val="00840E68"/>
    <w:rsid w:val="0084105E"/>
    <w:rsid w:val="0084134C"/>
    <w:rsid w:val="008436F3"/>
    <w:rsid w:val="008436FF"/>
    <w:rsid w:val="008445CC"/>
    <w:rsid w:val="00844F79"/>
    <w:rsid w:val="008452D9"/>
    <w:rsid w:val="0084654E"/>
    <w:rsid w:val="00846D11"/>
    <w:rsid w:val="0084706F"/>
    <w:rsid w:val="008474CF"/>
    <w:rsid w:val="00847BF0"/>
    <w:rsid w:val="00847CCB"/>
    <w:rsid w:val="00847F32"/>
    <w:rsid w:val="0085036F"/>
    <w:rsid w:val="008508E0"/>
    <w:rsid w:val="008515BA"/>
    <w:rsid w:val="00851678"/>
    <w:rsid w:val="00852DAB"/>
    <w:rsid w:val="00853872"/>
    <w:rsid w:val="00855738"/>
    <w:rsid w:val="00855856"/>
    <w:rsid w:val="00856656"/>
    <w:rsid w:val="00856A31"/>
    <w:rsid w:val="008577AE"/>
    <w:rsid w:val="008626A2"/>
    <w:rsid w:val="00864362"/>
    <w:rsid w:val="008645AC"/>
    <w:rsid w:val="008647B0"/>
    <w:rsid w:val="0086480B"/>
    <w:rsid w:val="00864C2E"/>
    <w:rsid w:val="00864F10"/>
    <w:rsid w:val="00865B09"/>
    <w:rsid w:val="008666C7"/>
    <w:rsid w:val="00867E3C"/>
    <w:rsid w:val="00870931"/>
    <w:rsid w:val="00870A16"/>
    <w:rsid w:val="0087148C"/>
    <w:rsid w:val="00872414"/>
    <w:rsid w:val="008725A5"/>
    <w:rsid w:val="008735E3"/>
    <w:rsid w:val="0087394D"/>
    <w:rsid w:val="008744D7"/>
    <w:rsid w:val="008765C5"/>
    <w:rsid w:val="008768B5"/>
    <w:rsid w:val="00876BFC"/>
    <w:rsid w:val="008803DF"/>
    <w:rsid w:val="008805A2"/>
    <w:rsid w:val="00881918"/>
    <w:rsid w:val="00881D47"/>
    <w:rsid w:val="008830F5"/>
    <w:rsid w:val="00885688"/>
    <w:rsid w:val="008857B5"/>
    <w:rsid w:val="00885C89"/>
    <w:rsid w:val="00885E30"/>
    <w:rsid w:val="008862A6"/>
    <w:rsid w:val="0088666A"/>
    <w:rsid w:val="00886A7B"/>
    <w:rsid w:val="00886CCC"/>
    <w:rsid w:val="008873C0"/>
    <w:rsid w:val="00887F80"/>
    <w:rsid w:val="00890B3B"/>
    <w:rsid w:val="00890DBE"/>
    <w:rsid w:val="0089107E"/>
    <w:rsid w:val="0089234D"/>
    <w:rsid w:val="00893BCE"/>
    <w:rsid w:val="00893BED"/>
    <w:rsid w:val="00895109"/>
    <w:rsid w:val="00895AF6"/>
    <w:rsid w:val="00895F2C"/>
    <w:rsid w:val="00896465"/>
    <w:rsid w:val="00896B41"/>
    <w:rsid w:val="0089715E"/>
    <w:rsid w:val="00897624"/>
    <w:rsid w:val="00897E28"/>
    <w:rsid w:val="008A03AB"/>
    <w:rsid w:val="008A051A"/>
    <w:rsid w:val="008A132B"/>
    <w:rsid w:val="008A1751"/>
    <w:rsid w:val="008A2429"/>
    <w:rsid w:val="008A36E0"/>
    <w:rsid w:val="008A4832"/>
    <w:rsid w:val="008A5C7B"/>
    <w:rsid w:val="008A6B07"/>
    <w:rsid w:val="008A7D43"/>
    <w:rsid w:val="008B0B1A"/>
    <w:rsid w:val="008B12FC"/>
    <w:rsid w:val="008B15F8"/>
    <w:rsid w:val="008B1EBB"/>
    <w:rsid w:val="008B2343"/>
    <w:rsid w:val="008B2D2E"/>
    <w:rsid w:val="008B2DDA"/>
    <w:rsid w:val="008B3BBA"/>
    <w:rsid w:val="008B40A4"/>
    <w:rsid w:val="008B6737"/>
    <w:rsid w:val="008B6DA0"/>
    <w:rsid w:val="008B713D"/>
    <w:rsid w:val="008B728E"/>
    <w:rsid w:val="008B7478"/>
    <w:rsid w:val="008B76EF"/>
    <w:rsid w:val="008B7C46"/>
    <w:rsid w:val="008B7FE4"/>
    <w:rsid w:val="008C0622"/>
    <w:rsid w:val="008C08A8"/>
    <w:rsid w:val="008C1764"/>
    <w:rsid w:val="008C1D43"/>
    <w:rsid w:val="008C4618"/>
    <w:rsid w:val="008C5967"/>
    <w:rsid w:val="008C69CF"/>
    <w:rsid w:val="008C6A52"/>
    <w:rsid w:val="008C6A5E"/>
    <w:rsid w:val="008C6E17"/>
    <w:rsid w:val="008C7E72"/>
    <w:rsid w:val="008D0200"/>
    <w:rsid w:val="008D0E20"/>
    <w:rsid w:val="008D34C1"/>
    <w:rsid w:val="008D59EB"/>
    <w:rsid w:val="008D78FB"/>
    <w:rsid w:val="008E143A"/>
    <w:rsid w:val="008E14B5"/>
    <w:rsid w:val="008E1640"/>
    <w:rsid w:val="008E1E1E"/>
    <w:rsid w:val="008E3629"/>
    <w:rsid w:val="008E412C"/>
    <w:rsid w:val="008E41DE"/>
    <w:rsid w:val="008E447F"/>
    <w:rsid w:val="008E48AA"/>
    <w:rsid w:val="008E4A88"/>
    <w:rsid w:val="008E69F6"/>
    <w:rsid w:val="008E6F2B"/>
    <w:rsid w:val="008E73D8"/>
    <w:rsid w:val="008E7B5F"/>
    <w:rsid w:val="008F006F"/>
    <w:rsid w:val="008F022B"/>
    <w:rsid w:val="008F0338"/>
    <w:rsid w:val="008F1A2F"/>
    <w:rsid w:val="008F1C29"/>
    <w:rsid w:val="008F1F3D"/>
    <w:rsid w:val="008F21B5"/>
    <w:rsid w:val="008F2513"/>
    <w:rsid w:val="008F36F1"/>
    <w:rsid w:val="008F4633"/>
    <w:rsid w:val="008F48F9"/>
    <w:rsid w:val="008F4A53"/>
    <w:rsid w:val="008F4B0E"/>
    <w:rsid w:val="008F4B15"/>
    <w:rsid w:val="008F4BE3"/>
    <w:rsid w:val="008F5909"/>
    <w:rsid w:val="008F6AEB"/>
    <w:rsid w:val="008F7257"/>
    <w:rsid w:val="008F79F0"/>
    <w:rsid w:val="00901CFF"/>
    <w:rsid w:val="00903682"/>
    <w:rsid w:val="009040E4"/>
    <w:rsid w:val="00904FBC"/>
    <w:rsid w:val="009057D8"/>
    <w:rsid w:val="009069A6"/>
    <w:rsid w:val="00911401"/>
    <w:rsid w:val="0091220E"/>
    <w:rsid w:val="00913AC4"/>
    <w:rsid w:val="0091430C"/>
    <w:rsid w:val="00914344"/>
    <w:rsid w:val="009149F9"/>
    <w:rsid w:val="00914C37"/>
    <w:rsid w:val="009152D2"/>
    <w:rsid w:val="00915394"/>
    <w:rsid w:val="009158A6"/>
    <w:rsid w:val="00915CF8"/>
    <w:rsid w:val="00915FCE"/>
    <w:rsid w:val="00917516"/>
    <w:rsid w:val="00917C60"/>
    <w:rsid w:val="00917EAC"/>
    <w:rsid w:val="0092058C"/>
    <w:rsid w:val="009208DE"/>
    <w:rsid w:val="009230D9"/>
    <w:rsid w:val="009231BA"/>
    <w:rsid w:val="00923D66"/>
    <w:rsid w:val="0092613B"/>
    <w:rsid w:val="00927511"/>
    <w:rsid w:val="009275C2"/>
    <w:rsid w:val="0093005D"/>
    <w:rsid w:val="009302D5"/>
    <w:rsid w:val="0093106F"/>
    <w:rsid w:val="00932D9F"/>
    <w:rsid w:val="009336D9"/>
    <w:rsid w:val="009343E8"/>
    <w:rsid w:val="00935D36"/>
    <w:rsid w:val="0093640A"/>
    <w:rsid w:val="00936452"/>
    <w:rsid w:val="00937C26"/>
    <w:rsid w:val="00941C7B"/>
    <w:rsid w:val="00941FE0"/>
    <w:rsid w:val="00942096"/>
    <w:rsid w:val="009463C0"/>
    <w:rsid w:val="00946791"/>
    <w:rsid w:val="009469D4"/>
    <w:rsid w:val="00946AC4"/>
    <w:rsid w:val="009508C4"/>
    <w:rsid w:val="0095383D"/>
    <w:rsid w:val="00954040"/>
    <w:rsid w:val="00954D1B"/>
    <w:rsid w:val="00954F58"/>
    <w:rsid w:val="009560CE"/>
    <w:rsid w:val="00956422"/>
    <w:rsid w:val="00956ADD"/>
    <w:rsid w:val="00956CC1"/>
    <w:rsid w:val="0095708C"/>
    <w:rsid w:val="009601CA"/>
    <w:rsid w:val="0096085A"/>
    <w:rsid w:val="00961CD2"/>
    <w:rsid w:val="00962478"/>
    <w:rsid w:val="009632A4"/>
    <w:rsid w:val="00963300"/>
    <w:rsid w:val="00963369"/>
    <w:rsid w:val="00963BCA"/>
    <w:rsid w:val="00965577"/>
    <w:rsid w:val="00965870"/>
    <w:rsid w:val="009659F3"/>
    <w:rsid w:val="00966143"/>
    <w:rsid w:val="00966C01"/>
    <w:rsid w:val="00966E0F"/>
    <w:rsid w:val="00967785"/>
    <w:rsid w:val="00967B85"/>
    <w:rsid w:val="00967BA8"/>
    <w:rsid w:val="009715FC"/>
    <w:rsid w:val="00971BD1"/>
    <w:rsid w:val="0097269E"/>
    <w:rsid w:val="00972FF3"/>
    <w:rsid w:val="00973115"/>
    <w:rsid w:val="00973AB0"/>
    <w:rsid w:val="009745B9"/>
    <w:rsid w:val="009750CC"/>
    <w:rsid w:val="0097562E"/>
    <w:rsid w:val="00976FBB"/>
    <w:rsid w:val="009779BB"/>
    <w:rsid w:val="00977AE1"/>
    <w:rsid w:val="009801B8"/>
    <w:rsid w:val="00980B39"/>
    <w:rsid w:val="00980B7C"/>
    <w:rsid w:val="00980EF8"/>
    <w:rsid w:val="00982071"/>
    <w:rsid w:val="00982409"/>
    <w:rsid w:val="00982EF2"/>
    <w:rsid w:val="0098353D"/>
    <w:rsid w:val="009840C8"/>
    <w:rsid w:val="00984A77"/>
    <w:rsid w:val="00984D1B"/>
    <w:rsid w:val="00985132"/>
    <w:rsid w:val="009859B9"/>
    <w:rsid w:val="00985C0F"/>
    <w:rsid w:val="00987271"/>
    <w:rsid w:val="00987A87"/>
    <w:rsid w:val="00990AAF"/>
    <w:rsid w:val="00990F0C"/>
    <w:rsid w:val="00991505"/>
    <w:rsid w:val="00991860"/>
    <w:rsid w:val="009934D5"/>
    <w:rsid w:val="00993F3C"/>
    <w:rsid w:val="00994858"/>
    <w:rsid w:val="0099647F"/>
    <w:rsid w:val="00996728"/>
    <w:rsid w:val="009972AA"/>
    <w:rsid w:val="0099793D"/>
    <w:rsid w:val="00997B92"/>
    <w:rsid w:val="00997BCC"/>
    <w:rsid w:val="009A0023"/>
    <w:rsid w:val="009A0329"/>
    <w:rsid w:val="009A0A11"/>
    <w:rsid w:val="009A0F2A"/>
    <w:rsid w:val="009A18DE"/>
    <w:rsid w:val="009A1A86"/>
    <w:rsid w:val="009A3342"/>
    <w:rsid w:val="009A3D57"/>
    <w:rsid w:val="009A42D8"/>
    <w:rsid w:val="009A4C5F"/>
    <w:rsid w:val="009A54A4"/>
    <w:rsid w:val="009A6425"/>
    <w:rsid w:val="009A664D"/>
    <w:rsid w:val="009A6D2C"/>
    <w:rsid w:val="009A70E2"/>
    <w:rsid w:val="009A76BB"/>
    <w:rsid w:val="009B0971"/>
    <w:rsid w:val="009B0E7D"/>
    <w:rsid w:val="009B1347"/>
    <w:rsid w:val="009B13AC"/>
    <w:rsid w:val="009B2E13"/>
    <w:rsid w:val="009B31E7"/>
    <w:rsid w:val="009B5613"/>
    <w:rsid w:val="009B6309"/>
    <w:rsid w:val="009B6C5E"/>
    <w:rsid w:val="009B72EE"/>
    <w:rsid w:val="009C01A5"/>
    <w:rsid w:val="009C0431"/>
    <w:rsid w:val="009C0557"/>
    <w:rsid w:val="009C07C1"/>
    <w:rsid w:val="009C0CCB"/>
    <w:rsid w:val="009C0F65"/>
    <w:rsid w:val="009C1C7C"/>
    <w:rsid w:val="009C2BB5"/>
    <w:rsid w:val="009C3547"/>
    <w:rsid w:val="009C3B5C"/>
    <w:rsid w:val="009C42BC"/>
    <w:rsid w:val="009C4AF4"/>
    <w:rsid w:val="009C5B58"/>
    <w:rsid w:val="009C5D22"/>
    <w:rsid w:val="009C770A"/>
    <w:rsid w:val="009D0034"/>
    <w:rsid w:val="009D077C"/>
    <w:rsid w:val="009D0D13"/>
    <w:rsid w:val="009D0E72"/>
    <w:rsid w:val="009D21E1"/>
    <w:rsid w:val="009D270C"/>
    <w:rsid w:val="009D31BA"/>
    <w:rsid w:val="009D3338"/>
    <w:rsid w:val="009D42CE"/>
    <w:rsid w:val="009D4EAE"/>
    <w:rsid w:val="009D5E13"/>
    <w:rsid w:val="009D6187"/>
    <w:rsid w:val="009D700C"/>
    <w:rsid w:val="009D71DB"/>
    <w:rsid w:val="009D759C"/>
    <w:rsid w:val="009E04B5"/>
    <w:rsid w:val="009E06C8"/>
    <w:rsid w:val="009E0D29"/>
    <w:rsid w:val="009E2041"/>
    <w:rsid w:val="009E2691"/>
    <w:rsid w:val="009E28B3"/>
    <w:rsid w:val="009E3AD5"/>
    <w:rsid w:val="009E4416"/>
    <w:rsid w:val="009E4AFA"/>
    <w:rsid w:val="009E4FD3"/>
    <w:rsid w:val="009E578D"/>
    <w:rsid w:val="009E583D"/>
    <w:rsid w:val="009E58FC"/>
    <w:rsid w:val="009E6E93"/>
    <w:rsid w:val="009E7845"/>
    <w:rsid w:val="009F0388"/>
    <w:rsid w:val="009F0484"/>
    <w:rsid w:val="009F04FB"/>
    <w:rsid w:val="009F13DE"/>
    <w:rsid w:val="009F1C54"/>
    <w:rsid w:val="009F2076"/>
    <w:rsid w:val="009F259E"/>
    <w:rsid w:val="009F2AC4"/>
    <w:rsid w:val="009F3796"/>
    <w:rsid w:val="009F39C0"/>
    <w:rsid w:val="009F3FBA"/>
    <w:rsid w:val="009F5B8E"/>
    <w:rsid w:val="009F684F"/>
    <w:rsid w:val="009F6895"/>
    <w:rsid w:val="009F699B"/>
    <w:rsid w:val="009F720A"/>
    <w:rsid w:val="009F72DB"/>
    <w:rsid w:val="009F7581"/>
    <w:rsid w:val="009F7769"/>
    <w:rsid w:val="00A0015C"/>
    <w:rsid w:val="00A00209"/>
    <w:rsid w:val="00A00BA2"/>
    <w:rsid w:val="00A00DB3"/>
    <w:rsid w:val="00A00F18"/>
    <w:rsid w:val="00A01837"/>
    <w:rsid w:val="00A028A8"/>
    <w:rsid w:val="00A036FF"/>
    <w:rsid w:val="00A06A11"/>
    <w:rsid w:val="00A073AF"/>
    <w:rsid w:val="00A07B19"/>
    <w:rsid w:val="00A07C27"/>
    <w:rsid w:val="00A10C06"/>
    <w:rsid w:val="00A10EB6"/>
    <w:rsid w:val="00A11437"/>
    <w:rsid w:val="00A114C6"/>
    <w:rsid w:val="00A12EA7"/>
    <w:rsid w:val="00A14021"/>
    <w:rsid w:val="00A16093"/>
    <w:rsid w:val="00A1620A"/>
    <w:rsid w:val="00A16E54"/>
    <w:rsid w:val="00A175DD"/>
    <w:rsid w:val="00A17DFE"/>
    <w:rsid w:val="00A202F0"/>
    <w:rsid w:val="00A21014"/>
    <w:rsid w:val="00A23248"/>
    <w:rsid w:val="00A23268"/>
    <w:rsid w:val="00A25923"/>
    <w:rsid w:val="00A26396"/>
    <w:rsid w:val="00A26B60"/>
    <w:rsid w:val="00A26C07"/>
    <w:rsid w:val="00A27763"/>
    <w:rsid w:val="00A311EC"/>
    <w:rsid w:val="00A31538"/>
    <w:rsid w:val="00A31C50"/>
    <w:rsid w:val="00A31EBD"/>
    <w:rsid w:val="00A32185"/>
    <w:rsid w:val="00A331D3"/>
    <w:rsid w:val="00A33C3F"/>
    <w:rsid w:val="00A33CBA"/>
    <w:rsid w:val="00A3479C"/>
    <w:rsid w:val="00A34A22"/>
    <w:rsid w:val="00A35C8D"/>
    <w:rsid w:val="00A36160"/>
    <w:rsid w:val="00A3641C"/>
    <w:rsid w:val="00A36613"/>
    <w:rsid w:val="00A37826"/>
    <w:rsid w:val="00A4062D"/>
    <w:rsid w:val="00A4153A"/>
    <w:rsid w:val="00A41869"/>
    <w:rsid w:val="00A430F7"/>
    <w:rsid w:val="00A433B0"/>
    <w:rsid w:val="00A43455"/>
    <w:rsid w:val="00A43EFC"/>
    <w:rsid w:val="00A44CEE"/>
    <w:rsid w:val="00A4519D"/>
    <w:rsid w:val="00A45390"/>
    <w:rsid w:val="00A45A3C"/>
    <w:rsid w:val="00A45DF4"/>
    <w:rsid w:val="00A4637D"/>
    <w:rsid w:val="00A46423"/>
    <w:rsid w:val="00A46C53"/>
    <w:rsid w:val="00A4789A"/>
    <w:rsid w:val="00A507B7"/>
    <w:rsid w:val="00A51168"/>
    <w:rsid w:val="00A51414"/>
    <w:rsid w:val="00A515B0"/>
    <w:rsid w:val="00A518B4"/>
    <w:rsid w:val="00A5293D"/>
    <w:rsid w:val="00A53168"/>
    <w:rsid w:val="00A54992"/>
    <w:rsid w:val="00A54E2D"/>
    <w:rsid w:val="00A55347"/>
    <w:rsid w:val="00A6330B"/>
    <w:rsid w:val="00A644B7"/>
    <w:rsid w:val="00A65476"/>
    <w:rsid w:val="00A6629E"/>
    <w:rsid w:val="00A66D25"/>
    <w:rsid w:val="00A67134"/>
    <w:rsid w:val="00A672D6"/>
    <w:rsid w:val="00A7035C"/>
    <w:rsid w:val="00A7099D"/>
    <w:rsid w:val="00A70AF2"/>
    <w:rsid w:val="00A71081"/>
    <w:rsid w:val="00A713CF"/>
    <w:rsid w:val="00A7167A"/>
    <w:rsid w:val="00A71757"/>
    <w:rsid w:val="00A71AE6"/>
    <w:rsid w:val="00A73333"/>
    <w:rsid w:val="00A7376B"/>
    <w:rsid w:val="00A7396C"/>
    <w:rsid w:val="00A750FD"/>
    <w:rsid w:val="00A76B3D"/>
    <w:rsid w:val="00A777D2"/>
    <w:rsid w:val="00A8023B"/>
    <w:rsid w:val="00A80555"/>
    <w:rsid w:val="00A80827"/>
    <w:rsid w:val="00A81E70"/>
    <w:rsid w:val="00A82F04"/>
    <w:rsid w:val="00A841C5"/>
    <w:rsid w:val="00A850D6"/>
    <w:rsid w:val="00A8598C"/>
    <w:rsid w:val="00A85C05"/>
    <w:rsid w:val="00A8796D"/>
    <w:rsid w:val="00A87EF5"/>
    <w:rsid w:val="00A92DDB"/>
    <w:rsid w:val="00A931BC"/>
    <w:rsid w:val="00A9320F"/>
    <w:rsid w:val="00A93B42"/>
    <w:rsid w:val="00A94695"/>
    <w:rsid w:val="00A94E9C"/>
    <w:rsid w:val="00A95B0C"/>
    <w:rsid w:val="00A95DC7"/>
    <w:rsid w:val="00A961E3"/>
    <w:rsid w:val="00A96461"/>
    <w:rsid w:val="00A96838"/>
    <w:rsid w:val="00A96ABD"/>
    <w:rsid w:val="00A974F4"/>
    <w:rsid w:val="00A97B0B"/>
    <w:rsid w:val="00AA1779"/>
    <w:rsid w:val="00AA2334"/>
    <w:rsid w:val="00AA270D"/>
    <w:rsid w:val="00AA42E7"/>
    <w:rsid w:val="00AA47F2"/>
    <w:rsid w:val="00AA68E7"/>
    <w:rsid w:val="00AA6FBB"/>
    <w:rsid w:val="00AA7BB6"/>
    <w:rsid w:val="00AA7C73"/>
    <w:rsid w:val="00AB095A"/>
    <w:rsid w:val="00AB283F"/>
    <w:rsid w:val="00AB376D"/>
    <w:rsid w:val="00AB4598"/>
    <w:rsid w:val="00AB4A23"/>
    <w:rsid w:val="00AB5C4F"/>
    <w:rsid w:val="00AB6636"/>
    <w:rsid w:val="00AB67E5"/>
    <w:rsid w:val="00AB6CCB"/>
    <w:rsid w:val="00AB72EC"/>
    <w:rsid w:val="00AB772E"/>
    <w:rsid w:val="00AB7DAE"/>
    <w:rsid w:val="00AC31BF"/>
    <w:rsid w:val="00AC3494"/>
    <w:rsid w:val="00AC40DF"/>
    <w:rsid w:val="00AC48C1"/>
    <w:rsid w:val="00AC52E1"/>
    <w:rsid w:val="00AC53AB"/>
    <w:rsid w:val="00AC5491"/>
    <w:rsid w:val="00AC5A1A"/>
    <w:rsid w:val="00AC73A4"/>
    <w:rsid w:val="00AC7630"/>
    <w:rsid w:val="00AC7811"/>
    <w:rsid w:val="00AD0997"/>
    <w:rsid w:val="00AD19D0"/>
    <w:rsid w:val="00AD2B7C"/>
    <w:rsid w:val="00AD2BBA"/>
    <w:rsid w:val="00AD30C0"/>
    <w:rsid w:val="00AD3158"/>
    <w:rsid w:val="00AD3777"/>
    <w:rsid w:val="00AD3C76"/>
    <w:rsid w:val="00AD4030"/>
    <w:rsid w:val="00AD4A68"/>
    <w:rsid w:val="00AD4B42"/>
    <w:rsid w:val="00AD56A2"/>
    <w:rsid w:val="00AD5F38"/>
    <w:rsid w:val="00AD60CF"/>
    <w:rsid w:val="00AD664F"/>
    <w:rsid w:val="00AD6664"/>
    <w:rsid w:val="00AD72AB"/>
    <w:rsid w:val="00AD7370"/>
    <w:rsid w:val="00AD773D"/>
    <w:rsid w:val="00AD7872"/>
    <w:rsid w:val="00AD79BC"/>
    <w:rsid w:val="00AD7CCF"/>
    <w:rsid w:val="00AE008F"/>
    <w:rsid w:val="00AE0BAE"/>
    <w:rsid w:val="00AE2656"/>
    <w:rsid w:val="00AE3857"/>
    <w:rsid w:val="00AE4AC4"/>
    <w:rsid w:val="00AE5052"/>
    <w:rsid w:val="00AE541F"/>
    <w:rsid w:val="00AE58E0"/>
    <w:rsid w:val="00AE58ED"/>
    <w:rsid w:val="00AE5971"/>
    <w:rsid w:val="00AE6058"/>
    <w:rsid w:val="00AE671E"/>
    <w:rsid w:val="00AE7E3D"/>
    <w:rsid w:val="00AF157F"/>
    <w:rsid w:val="00AF281E"/>
    <w:rsid w:val="00AF2DAC"/>
    <w:rsid w:val="00AF2E0E"/>
    <w:rsid w:val="00AF30AD"/>
    <w:rsid w:val="00AF3DAE"/>
    <w:rsid w:val="00AF3E86"/>
    <w:rsid w:val="00AF469B"/>
    <w:rsid w:val="00AF46C0"/>
    <w:rsid w:val="00AF4BC5"/>
    <w:rsid w:val="00AF5792"/>
    <w:rsid w:val="00AF7165"/>
    <w:rsid w:val="00B0065A"/>
    <w:rsid w:val="00B008D6"/>
    <w:rsid w:val="00B00E09"/>
    <w:rsid w:val="00B01917"/>
    <w:rsid w:val="00B025A2"/>
    <w:rsid w:val="00B031BD"/>
    <w:rsid w:val="00B03750"/>
    <w:rsid w:val="00B03F9D"/>
    <w:rsid w:val="00B049EA"/>
    <w:rsid w:val="00B060CE"/>
    <w:rsid w:val="00B06D31"/>
    <w:rsid w:val="00B06E6C"/>
    <w:rsid w:val="00B071F2"/>
    <w:rsid w:val="00B07F34"/>
    <w:rsid w:val="00B116FD"/>
    <w:rsid w:val="00B11958"/>
    <w:rsid w:val="00B11BC9"/>
    <w:rsid w:val="00B11D48"/>
    <w:rsid w:val="00B12341"/>
    <w:rsid w:val="00B13088"/>
    <w:rsid w:val="00B13DD4"/>
    <w:rsid w:val="00B14F94"/>
    <w:rsid w:val="00B1502D"/>
    <w:rsid w:val="00B15739"/>
    <w:rsid w:val="00B1752E"/>
    <w:rsid w:val="00B175BB"/>
    <w:rsid w:val="00B17CF1"/>
    <w:rsid w:val="00B2002A"/>
    <w:rsid w:val="00B201AF"/>
    <w:rsid w:val="00B203FC"/>
    <w:rsid w:val="00B20DDC"/>
    <w:rsid w:val="00B212CD"/>
    <w:rsid w:val="00B21381"/>
    <w:rsid w:val="00B225DD"/>
    <w:rsid w:val="00B2336D"/>
    <w:rsid w:val="00B23CDC"/>
    <w:rsid w:val="00B245BC"/>
    <w:rsid w:val="00B26DB6"/>
    <w:rsid w:val="00B26EA5"/>
    <w:rsid w:val="00B3043B"/>
    <w:rsid w:val="00B30A7C"/>
    <w:rsid w:val="00B30C9F"/>
    <w:rsid w:val="00B318B1"/>
    <w:rsid w:val="00B32600"/>
    <w:rsid w:val="00B3342C"/>
    <w:rsid w:val="00B34491"/>
    <w:rsid w:val="00B36506"/>
    <w:rsid w:val="00B36871"/>
    <w:rsid w:val="00B36ED6"/>
    <w:rsid w:val="00B408B6"/>
    <w:rsid w:val="00B41CE8"/>
    <w:rsid w:val="00B42639"/>
    <w:rsid w:val="00B43DEB"/>
    <w:rsid w:val="00B43E09"/>
    <w:rsid w:val="00B43F1D"/>
    <w:rsid w:val="00B446EE"/>
    <w:rsid w:val="00B44C2C"/>
    <w:rsid w:val="00B45160"/>
    <w:rsid w:val="00B453B1"/>
    <w:rsid w:val="00B4591D"/>
    <w:rsid w:val="00B4635A"/>
    <w:rsid w:val="00B471FA"/>
    <w:rsid w:val="00B50BEA"/>
    <w:rsid w:val="00B524E2"/>
    <w:rsid w:val="00B52B7B"/>
    <w:rsid w:val="00B53803"/>
    <w:rsid w:val="00B53D47"/>
    <w:rsid w:val="00B54B85"/>
    <w:rsid w:val="00B54E3B"/>
    <w:rsid w:val="00B567F2"/>
    <w:rsid w:val="00B57802"/>
    <w:rsid w:val="00B579B6"/>
    <w:rsid w:val="00B6044F"/>
    <w:rsid w:val="00B6107C"/>
    <w:rsid w:val="00B62579"/>
    <w:rsid w:val="00B62BD1"/>
    <w:rsid w:val="00B644EB"/>
    <w:rsid w:val="00B64EF8"/>
    <w:rsid w:val="00B65946"/>
    <w:rsid w:val="00B66696"/>
    <w:rsid w:val="00B673D9"/>
    <w:rsid w:val="00B67696"/>
    <w:rsid w:val="00B6781D"/>
    <w:rsid w:val="00B67FC2"/>
    <w:rsid w:val="00B7181B"/>
    <w:rsid w:val="00B71D45"/>
    <w:rsid w:val="00B71E8C"/>
    <w:rsid w:val="00B7290F"/>
    <w:rsid w:val="00B734BC"/>
    <w:rsid w:val="00B743CF"/>
    <w:rsid w:val="00B7486D"/>
    <w:rsid w:val="00B75819"/>
    <w:rsid w:val="00B76941"/>
    <w:rsid w:val="00B77875"/>
    <w:rsid w:val="00B80A0A"/>
    <w:rsid w:val="00B80CF2"/>
    <w:rsid w:val="00B80D39"/>
    <w:rsid w:val="00B815CA"/>
    <w:rsid w:val="00B81617"/>
    <w:rsid w:val="00B81674"/>
    <w:rsid w:val="00B81CD1"/>
    <w:rsid w:val="00B8476A"/>
    <w:rsid w:val="00B8499F"/>
    <w:rsid w:val="00B8572E"/>
    <w:rsid w:val="00B85B86"/>
    <w:rsid w:val="00B86E7C"/>
    <w:rsid w:val="00B90302"/>
    <w:rsid w:val="00B90C66"/>
    <w:rsid w:val="00B9113A"/>
    <w:rsid w:val="00B91BBB"/>
    <w:rsid w:val="00B923E2"/>
    <w:rsid w:val="00B927FA"/>
    <w:rsid w:val="00B92A78"/>
    <w:rsid w:val="00B94886"/>
    <w:rsid w:val="00B94D07"/>
    <w:rsid w:val="00B95189"/>
    <w:rsid w:val="00B9612C"/>
    <w:rsid w:val="00B9716D"/>
    <w:rsid w:val="00B97171"/>
    <w:rsid w:val="00B9735F"/>
    <w:rsid w:val="00B975EC"/>
    <w:rsid w:val="00BA0788"/>
    <w:rsid w:val="00BA18E3"/>
    <w:rsid w:val="00BA1A07"/>
    <w:rsid w:val="00BA207D"/>
    <w:rsid w:val="00BA2BB7"/>
    <w:rsid w:val="00BA2BE0"/>
    <w:rsid w:val="00BA3436"/>
    <w:rsid w:val="00BA378D"/>
    <w:rsid w:val="00BA4468"/>
    <w:rsid w:val="00BA45E6"/>
    <w:rsid w:val="00BA46D8"/>
    <w:rsid w:val="00BA4CD4"/>
    <w:rsid w:val="00BA5354"/>
    <w:rsid w:val="00BA6412"/>
    <w:rsid w:val="00BA6CD5"/>
    <w:rsid w:val="00BA6D82"/>
    <w:rsid w:val="00BB00B1"/>
    <w:rsid w:val="00BB01AE"/>
    <w:rsid w:val="00BB0237"/>
    <w:rsid w:val="00BB2410"/>
    <w:rsid w:val="00BB266F"/>
    <w:rsid w:val="00BB4107"/>
    <w:rsid w:val="00BB4AAC"/>
    <w:rsid w:val="00BB5E25"/>
    <w:rsid w:val="00BB5FEE"/>
    <w:rsid w:val="00BB6276"/>
    <w:rsid w:val="00BB653B"/>
    <w:rsid w:val="00BB6779"/>
    <w:rsid w:val="00BB68A6"/>
    <w:rsid w:val="00BB6B26"/>
    <w:rsid w:val="00BB6C5A"/>
    <w:rsid w:val="00BC062E"/>
    <w:rsid w:val="00BC08B1"/>
    <w:rsid w:val="00BC095C"/>
    <w:rsid w:val="00BC0B34"/>
    <w:rsid w:val="00BC0BED"/>
    <w:rsid w:val="00BC0CA2"/>
    <w:rsid w:val="00BC3520"/>
    <w:rsid w:val="00BC3A8E"/>
    <w:rsid w:val="00BC42F3"/>
    <w:rsid w:val="00BC5A9B"/>
    <w:rsid w:val="00BC706B"/>
    <w:rsid w:val="00BC7260"/>
    <w:rsid w:val="00BC76F2"/>
    <w:rsid w:val="00BC7A98"/>
    <w:rsid w:val="00BD0054"/>
    <w:rsid w:val="00BD0570"/>
    <w:rsid w:val="00BD127C"/>
    <w:rsid w:val="00BD1594"/>
    <w:rsid w:val="00BD15C5"/>
    <w:rsid w:val="00BD2642"/>
    <w:rsid w:val="00BD34C0"/>
    <w:rsid w:val="00BD3676"/>
    <w:rsid w:val="00BD42D0"/>
    <w:rsid w:val="00BD45AC"/>
    <w:rsid w:val="00BD46B5"/>
    <w:rsid w:val="00BD501A"/>
    <w:rsid w:val="00BD5FCF"/>
    <w:rsid w:val="00BD688C"/>
    <w:rsid w:val="00BD7447"/>
    <w:rsid w:val="00BE002E"/>
    <w:rsid w:val="00BE006A"/>
    <w:rsid w:val="00BE16EA"/>
    <w:rsid w:val="00BE1833"/>
    <w:rsid w:val="00BE1F8C"/>
    <w:rsid w:val="00BE27F1"/>
    <w:rsid w:val="00BE35D3"/>
    <w:rsid w:val="00BE37C0"/>
    <w:rsid w:val="00BE5992"/>
    <w:rsid w:val="00BE72BA"/>
    <w:rsid w:val="00BE7868"/>
    <w:rsid w:val="00BE7B52"/>
    <w:rsid w:val="00BE7E94"/>
    <w:rsid w:val="00BF0548"/>
    <w:rsid w:val="00BF055B"/>
    <w:rsid w:val="00BF1825"/>
    <w:rsid w:val="00BF2CFD"/>
    <w:rsid w:val="00BF3103"/>
    <w:rsid w:val="00BF33CF"/>
    <w:rsid w:val="00BF50DD"/>
    <w:rsid w:val="00BF5745"/>
    <w:rsid w:val="00BF5ABF"/>
    <w:rsid w:val="00BF678C"/>
    <w:rsid w:val="00BF7192"/>
    <w:rsid w:val="00C008E3"/>
    <w:rsid w:val="00C00A94"/>
    <w:rsid w:val="00C00BC6"/>
    <w:rsid w:val="00C014E8"/>
    <w:rsid w:val="00C041E5"/>
    <w:rsid w:val="00C04C2D"/>
    <w:rsid w:val="00C05211"/>
    <w:rsid w:val="00C05EF5"/>
    <w:rsid w:val="00C07AAB"/>
    <w:rsid w:val="00C1127F"/>
    <w:rsid w:val="00C1170D"/>
    <w:rsid w:val="00C11814"/>
    <w:rsid w:val="00C11B7B"/>
    <w:rsid w:val="00C12F0C"/>
    <w:rsid w:val="00C133DC"/>
    <w:rsid w:val="00C13510"/>
    <w:rsid w:val="00C135BE"/>
    <w:rsid w:val="00C144DA"/>
    <w:rsid w:val="00C14A3D"/>
    <w:rsid w:val="00C15F48"/>
    <w:rsid w:val="00C1693E"/>
    <w:rsid w:val="00C16AD5"/>
    <w:rsid w:val="00C16E5D"/>
    <w:rsid w:val="00C16F8D"/>
    <w:rsid w:val="00C16F93"/>
    <w:rsid w:val="00C1735B"/>
    <w:rsid w:val="00C2061C"/>
    <w:rsid w:val="00C20AE9"/>
    <w:rsid w:val="00C2194B"/>
    <w:rsid w:val="00C221A4"/>
    <w:rsid w:val="00C22899"/>
    <w:rsid w:val="00C2397A"/>
    <w:rsid w:val="00C2401F"/>
    <w:rsid w:val="00C241EE"/>
    <w:rsid w:val="00C242F4"/>
    <w:rsid w:val="00C248F3"/>
    <w:rsid w:val="00C24A6A"/>
    <w:rsid w:val="00C26C2A"/>
    <w:rsid w:val="00C2773E"/>
    <w:rsid w:val="00C27877"/>
    <w:rsid w:val="00C27A6D"/>
    <w:rsid w:val="00C27EF9"/>
    <w:rsid w:val="00C30700"/>
    <w:rsid w:val="00C31388"/>
    <w:rsid w:val="00C32756"/>
    <w:rsid w:val="00C33669"/>
    <w:rsid w:val="00C33D07"/>
    <w:rsid w:val="00C34096"/>
    <w:rsid w:val="00C34628"/>
    <w:rsid w:val="00C34FE1"/>
    <w:rsid w:val="00C35486"/>
    <w:rsid w:val="00C36826"/>
    <w:rsid w:val="00C37784"/>
    <w:rsid w:val="00C40C79"/>
    <w:rsid w:val="00C4113C"/>
    <w:rsid w:val="00C4165E"/>
    <w:rsid w:val="00C417EE"/>
    <w:rsid w:val="00C41A15"/>
    <w:rsid w:val="00C429ED"/>
    <w:rsid w:val="00C42FA8"/>
    <w:rsid w:val="00C43C73"/>
    <w:rsid w:val="00C43DF8"/>
    <w:rsid w:val="00C44A5F"/>
    <w:rsid w:val="00C4525E"/>
    <w:rsid w:val="00C45AE3"/>
    <w:rsid w:val="00C45CD6"/>
    <w:rsid w:val="00C4623E"/>
    <w:rsid w:val="00C4671F"/>
    <w:rsid w:val="00C475E1"/>
    <w:rsid w:val="00C500C6"/>
    <w:rsid w:val="00C50196"/>
    <w:rsid w:val="00C507AC"/>
    <w:rsid w:val="00C50918"/>
    <w:rsid w:val="00C5139E"/>
    <w:rsid w:val="00C51418"/>
    <w:rsid w:val="00C5184D"/>
    <w:rsid w:val="00C5202F"/>
    <w:rsid w:val="00C534E5"/>
    <w:rsid w:val="00C53616"/>
    <w:rsid w:val="00C5555D"/>
    <w:rsid w:val="00C55751"/>
    <w:rsid w:val="00C559FA"/>
    <w:rsid w:val="00C615DF"/>
    <w:rsid w:val="00C61DB2"/>
    <w:rsid w:val="00C62613"/>
    <w:rsid w:val="00C62E54"/>
    <w:rsid w:val="00C630C3"/>
    <w:rsid w:val="00C63722"/>
    <w:rsid w:val="00C640A2"/>
    <w:rsid w:val="00C647A6"/>
    <w:rsid w:val="00C65504"/>
    <w:rsid w:val="00C6636F"/>
    <w:rsid w:val="00C66CA6"/>
    <w:rsid w:val="00C67220"/>
    <w:rsid w:val="00C6738C"/>
    <w:rsid w:val="00C71270"/>
    <w:rsid w:val="00C71DFC"/>
    <w:rsid w:val="00C7219F"/>
    <w:rsid w:val="00C727C6"/>
    <w:rsid w:val="00C72D6B"/>
    <w:rsid w:val="00C73004"/>
    <w:rsid w:val="00C730B6"/>
    <w:rsid w:val="00C73B83"/>
    <w:rsid w:val="00C73C7C"/>
    <w:rsid w:val="00C74029"/>
    <w:rsid w:val="00C75DDA"/>
    <w:rsid w:val="00C75E96"/>
    <w:rsid w:val="00C75F66"/>
    <w:rsid w:val="00C75F8D"/>
    <w:rsid w:val="00C76289"/>
    <w:rsid w:val="00C76299"/>
    <w:rsid w:val="00C764D1"/>
    <w:rsid w:val="00C77AF8"/>
    <w:rsid w:val="00C80B8A"/>
    <w:rsid w:val="00C8125D"/>
    <w:rsid w:val="00C815F8"/>
    <w:rsid w:val="00C8316C"/>
    <w:rsid w:val="00C83409"/>
    <w:rsid w:val="00C83CBA"/>
    <w:rsid w:val="00C84830"/>
    <w:rsid w:val="00C853CB"/>
    <w:rsid w:val="00C86718"/>
    <w:rsid w:val="00C86F36"/>
    <w:rsid w:val="00C91C4D"/>
    <w:rsid w:val="00C92666"/>
    <w:rsid w:val="00C92C18"/>
    <w:rsid w:val="00C931D9"/>
    <w:rsid w:val="00C93911"/>
    <w:rsid w:val="00C94CB4"/>
    <w:rsid w:val="00C95373"/>
    <w:rsid w:val="00C9537F"/>
    <w:rsid w:val="00C95A2F"/>
    <w:rsid w:val="00C96810"/>
    <w:rsid w:val="00C97198"/>
    <w:rsid w:val="00C974AE"/>
    <w:rsid w:val="00CA0902"/>
    <w:rsid w:val="00CA0AEB"/>
    <w:rsid w:val="00CA0F54"/>
    <w:rsid w:val="00CA1FFD"/>
    <w:rsid w:val="00CA4A7E"/>
    <w:rsid w:val="00CA4AFB"/>
    <w:rsid w:val="00CA4F5B"/>
    <w:rsid w:val="00CA62B1"/>
    <w:rsid w:val="00CA6650"/>
    <w:rsid w:val="00CA668A"/>
    <w:rsid w:val="00CA76B4"/>
    <w:rsid w:val="00CA79D5"/>
    <w:rsid w:val="00CA7A7C"/>
    <w:rsid w:val="00CB0335"/>
    <w:rsid w:val="00CB09C1"/>
    <w:rsid w:val="00CB12B9"/>
    <w:rsid w:val="00CB2738"/>
    <w:rsid w:val="00CB2BAF"/>
    <w:rsid w:val="00CB2F9E"/>
    <w:rsid w:val="00CB361B"/>
    <w:rsid w:val="00CB42F3"/>
    <w:rsid w:val="00CB4310"/>
    <w:rsid w:val="00CB491E"/>
    <w:rsid w:val="00CB4FCA"/>
    <w:rsid w:val="00CB5750"/>
    <w:rsid w:val="00CB5AC0"/>
    <w:rsid w:val="00CB7AD0"/>
    <w:rsid w:val="00CC05B0"/>
    <w:rsid w:val="00CC074D"/>
    <w:rsid w:val="00CC11C6"/>
    <w:rsid w:val="00CC2C7E"/>
    <w:rsid w:val="00CC352C"/>
    <w:rsid w:val="00CC38DF"/>
    <w:rsid w:val="00CC39F4"/>
    <w:rsid w:val="00CC4240"/>
    <w:rsid w:val="00CC495E"/>
    <w:rsid w:val="00CC55F5"/>
    <w:rsid w:val="00CC5841"/>
    <w:rsid w:val="00CC587F"/>
    <w:rsid w:val="00CC5C8B"/>
    <w:rsid w:val="00CC67DE"/>
    <w:rsid w:val="00CC70D1"/>
    <w:rsid w:val="00CC7253"/>
    <w:rsid w:val="00CC7A6F"/>
    <w:rsid w:val="00CD131D"/>
    <w:rsid w:val="00CD1DF2"/>
    <w:rsid w:val="00CD21C3"/>
    <w:rsid w:val="00CD2472"/>
    <w:rsid w:val="00CD2974"/>
    <w:rsid w:val="00CD3373"/>
    <w:rsid w:val="00CD3E04"/>
    <w:rsid w:val="00CD3E0B"/>
    <w:rsid w:val="00CD445E"/>
    <w:rsid w:val="00CD458D"/>
    <w:rsid w:val="00CD4593"/>
    <w:rsid w:val="00CD4EE3"/>
    <w:rsid w:val="00CD5211"/>
    <w:rsid w:val="00CD5655"/>
    <w:rsid w:val="00CD5DCD"/>
    <w:rsid w:val="00CD6157"/>
    <w:rsid w:val="00CD6763"/>
    <w:rsid w:val="00CD6A41"/>
    <w:rsid w:val="00CD772E"/>
    <w:rsid w:val="00CD7B33"/>
    <w:rsid w:val="00CE00E4"/>
    <w:rsid w:val="00CE0165"/>
    <w:rsid w:val="00CE05BE"/>
    <w:rsid w:val="00CE08BE"/>
    <w:rsid w:val="00CE1741"/>
    <w:rsid w:val="00CE27AE"/>
    <w:rsid w:val="00CE46AA"/>
    <w:rsid w:val="00CE4B71"/>
    <w:rsid w:val="00CE5CCA"/>
    <w:rsid w:val="00CE6E8C"/>
    <w:rsid w:val="00CE795D"/>
    <w:rsid w:val="00CF0B34"/>
    <w:rsid w:val="00CF1082"/>
    <w:rsid w:val="00CF1914"/>
    <w:rsid w:val="00CF1EB5"/>
    <w:rsid w:val="00CF207D"/>
    <w:rsid w:val="00CF2A77"/>
    <w:rsid w:val="00CF3198"/>
    <w:rsid w:val="00CF3820"/>
    <w:rsid w:val="00CF38B0"/>
    <w:rsid w:val="00CF3F62"/>
    <w:rsid w:val="00CF58DE"/>
    <w:rsid w:val="00CF59E6"/>
    <w:rsid w:val="00CF6576"/>
    <w:rsid w:val="00CF69C3"/>
    <w:rsid w:val="00CF6A0B"/>
    <w:rsid w:val="00CF6C67"/>
    <w:rsid w:val="00CF6CB0"/>
    <w:rsid w:val="00CF6CEA"/>
    <w:rsid w:val="00CF6D09"/>
    <w:rsid w:val="00D002D6"/>
    <w:rsid w:val="00D00941"/>
    <w:rsid w:val="00D023C5"/>
    <w:rsid w:val="00D02504"/>
    <w:rsid w:val="00D025BB"/>
    <w:rsid w:val="00D02DBC"/>
    <w:rsid w:val="00D03922"/>
    <w:rsid w:val="00D03A88"/>
    <w:rsid w:val="00D04283"/>
    <w:rsid w:val="00D047AE"/>
    <w:rsid w:val="00D101C1"/>
    <w:rsid w:val="00D10215"/>
    <w:rsid w:val="00D103B6"/>
    <w:rsid w:val="00D10E49"/>
    <w:rsid w:val="00D11839"/>
    <w:rsid w:val="00D13A1E"/>
    <w:rsid w:val="00D13CF1"/>
    <w:rsid w:val="00D1491E"/>
    <w:rsid w:val="00D16A41"/>
    <w:rsid w:val="00D202F3"/>
    <w:rsid w:val="00D20DC6"/>
    <w:rsid w:val="00D21375"/>
    <w:rsid w:val="00D21840"/>
    <w:rsid w:val="00D21D51"/>
    <w:rsid w:val="00D22823"/>
    <w:rsid w:val="00D22CBA"/>
    <w:rsid w:val="00D23BFC"/>
    <w:rsid w:val="00D2467F"/>
    <w:rsid w:val="00D26265"/>
    <w:rsid w:val="00D26B50"/>
    <w:rsid w:val="00D26BAC"/>
    <w:rsid w:val="00D30758"/>
    <w:rsid w:val="00D30B7A"/>
    <w:rsid w:val="00D31A64"/>
    <w:rsid w:val="00D31B2E"/>
    <w:rsid w:val="00D31B71"/>
    <w:rsid w:val="00D3393E"/>
    <w:rsid w:val="00D349A0"/>
    <w:rsid w:val="00D35CA4"/>
    <w:rsid w:val="00D4010F"/>
    <w:rsid w:val="00D40309"/>
    <w:rsid w:val="00D4132B"/>
    <w:rsid w:val="00D42779"/>
    <w:rsid w:val="00D42E35"/>
    <w:rsid w:val="00D42E46"/>
    <w:rsid w:val="00D435CE"/>
    <w:rsid w:val="00D4398A"/>
    <w:rsid w:val="00D447FC"/>
    <w:rsid w:val="00D44D4D"/>
    <w:rsid w:val="00D4576C"/>
    <w:rsid w:val="00D45858"/>
    <w:rsid w:val="00D45DE2"/>
    <w:rsid w:val="00D46F9E"/>
    <w:rsid w:val="00D5038C"/>
    <w:rsid w:val="00D50C1C"/>
    <w:rsid w:val="00D50E9E"/>
    <w:rsid w:val="00D51016"/>
    <w:rsid w:val="00D517D7"/>
    <w:rsid w:val="00D520EC"/>
    <w:rsid w:val="00D53C7C"/>
    <w:rsid w:val="00D54109"/>
    <w:rsid w:val="00D558E9"/>
    <w:rsid w:val="00D56065"/>
    <w:rsid w:val="00D561D1"/>
    <w:rsid w:val="00D5635F"/>
    <w:rsid w:val="00D56E89"/>
    <w:rsid w:val="00D60110"/>
    <w:rsid w:val="00D611EE"/>
    <w:rsid w:val="00D6159F"/>
    <w:rsid w:val="00D62C06"/>
    <w:rsid w:val="00D6306D"/>
    <w:rsid w:val="00D637A3"/>
    <w:rsid w:val="00D639A2"/>
    <w:rsid w:val="00D64E9E"/>
    <w:rsid w:val="00D65628"/>
    <w:rsid w:val="00D65ACA"/>
    <w:rsid w:val="00D66D07"/>
    <w:rsid w:val="00D66DC5"/>
    <w:rsid w:val="00D66EEF"/>
    <w:rsid w:val="00D67248"/>
    <w:rsid w:val="00D67D53"/>
    <w:rsid w:val="00D70543"/>
    <w:rsid w:val="00D70AC2"/>
    <w:rsid w:val="00D70AFD"/>
    <w:rsid w:val="00D70D27"/>
    <w:rsid w:val="00D70E15"/>
    <w:rsid w:val="00D71C69"/>
    <w:rsid w:val="00D75457"/>
    <w:rsid w:val="00D75837"/>
    <w:rsid w:val="00D759F6"/>
    <w:rsid w:val="00D7601A"/>
    <w:rsid w:val="00D762A9"/>
    <w:rsid w:val="00D76D4A"/>
    <w:rsid w:val="00D772B1"/>
    <w:rsid w:val="00D800B2"/>
    <w:rsid w:val="00D80317"/>
    <w:rsid w:val="00D810ED"/>
    <w:rsid w:val="00D838FF"/>
    <w:rsid w:val="00D83A66"/>
    <w:rsid w:val="00D8444B"/>
    <w:rsid w:val="00D862A7"/>
    <w:rsid w:val="00D865D7"/>
    <w:rsid w:val="00D878AC"/>
    <w:rsid w:val="00D90098"/>
    <w:rsid w:val="00D912C6"/>
    <w:rsid w:val="00D91A30"/>
    <w:rsid w:val="00D92A3D"/>
    <w:rsid w:val="00D92B5B"/>
    <w:rsid w:val="00D9477A"/>
    <w:rsid w:val="00D94AB1"/>
    <w:rsid w:val="00D95FCD"/>
    <w:rsid w:val="00D96F83"/>
    <w:rsid w:val="00D97E70"/>
    <w:rsid w:val="00DA07A6"/>
    <w:rsid w:val="00DA07F8"/>
    <w:rsid w:val="00DA081B"/>
    <w:rsid w:val="00DA09C4"/>
    <w:rsid w:val="00DA1598"/>
    <w:rsid w:val="00DA1863"/>
    <w:rsid w:val="00DA1EED"/>
    <w:rsid w:val="00DA249F"/>
    <w:rsid w:val="00DA3047"/>
    <w:rsid w:val="00DA3E67"/>
    <w:rsid w:val="00DA42B6"/>
    <w:rsid w:val="00DA5094"/>
    <w:rsid w:val="00DA646C"/>
    <w:rsid w:val="00DA68C0"/>
    <w:rsid w:val="00DA69CD"/>
    <w:rsid w:val="00DB0D86"/>
    <w:rsid w:val="00DB11B1"/>
    <w:rsid w:val="00DB265F"/>
    <w:rsid w:val="00DB2C05"/>
    <w:rsid w:val="00DB33F3"/>
    <w:rsid w:val="00DB5917"/>
    <w:rsid w:val="00DB6130"/>
    <w:rsid w:val="00DB70B9"/>
    <w:rsid w:val="00DB7F69"/>
    <w:rsid w:val="00DC0AED"/>
    <w:rsid w:val="00DC0F41"/>
    <w:rsid w:val="00DC16B6"/>
    <w:rsid w:val="00DC1B5E"/>
    <w:rsid w:val="00DC1F4B"/>
    <w:rsid w:val="00DC307D"/>
    <w:rsid w:val="00DC55AC"/>
    <w:rsid w:val="00DC5B50"/>
    <w:rsid w:val="00DC6804"/>
    <w:rsid w:val="00DC7BBC"/>
    <w:rsid w:val="00DC7C93"/>
    <w:rsid w:val="00DD154A"/>
    <w:rsid w:val="00DD1921"/>
    <w:rsid w:val="00DD1DEB"/>
    <w:rsid w:val="00DD2493"/>
    <w:rsid w:val="00DD25B5"/>
    <w:rsid w:val="00DD2737"/>
    <w:rsid w:val="00DD2DFB"/>
    <w:rsid w:val="00DD323D"/>
    <w:rsid w:val="00DD337A"/>
    <w:rsid w:val="00DD387C"/>
    <w:rsid w:val="00DD3C40"/>
    <w:rsid w:val="00DD4C9D"/>
    <w:rsid w:val="00DD542F"/>
    <w:rsid w:val="00DD689C"/>
    <w:rsid w:val="00DE07A8"/>
    <w:rsid w:val="00DE21B2"/>
    <w:rsid w:val="00DE25A9"/>
    <w:rsid w:val="00DE2D9F"/>
    <w:rsid w:val="00DE33EE"/>
    <w:rsid w:val="00DE4668"/>
    <w:rsid w:val="00DE562F"/>
    <w:rsid w:val="00DE5680"/>
    <w:rsid w:val="00DE5FB3"/>
    <w:rsid w:val="00DE7047"/>
    <w:rsid w:val="00DE71AD"/>
    <w:rsid w:val="00DF018D"/>
    <w:rsid w:val="00DF0762"/>
    <w:rsid w:val="00DF07D1"/>
    <w:rsid w:val="00DF0813"/>
    <w:rsid w:val="00DF1470"/>
    <w:rsid w:val="00DF17FF"/>
    <w:rsid w:val="00DF251E"/>
    <w:rsid w:val="00DF2CBE"/>
    <w:rsid w:val="00DF3935"/>
    <w:rsid w:val="00DF550A"/>
    <w:rsid w:val="00DF5B45"/>
    <w:rsid w:val="00DF5C6A"/>
    <w:rsid w:val="00DF6222"/>
    <w:rsid w:val="00DF6E63"/>
    <w:rsid w:val="00DF7E27"/>
    <w:rsid w:val="00E015EC"/>
    <w:rsid w:val="00E018F1"/>
    <w:rsid w:val="00E027F7"/>
    <w:rsid w:val="00E02A33"/>
    <w:rsid w:val="00E02AC7"/>
    <w:rsid w:val="00E03604"/>
    <w:rsid w:val="00E03702"/>
    <w:rsid w:val="00E065E7"/>
    <w:rsid w:val="00E10400"/>
    <w:rsid w:val="00E108FB"/>
    <w:rsid w:val="00E10DAA"/>
    <w:rsid w:val="00E13FB7"/>
    <w:rsid w:val="00E14F67"/>
    <w:rsid w:val="00E15850"/>
    <w:rsid w:val="00E15D81"/>
    <w:rsid w:val="00E16379"/>
    <w:rsid w:val="00E1702F"/>
    <w:rsid w:val="00E17927"/>
    <w:rsid w:val="00E20750"/>
    <w:rsid w:val="00E23B69"/>
    <w:rsid w:val="00E23FC7"/>
    <w:rsid w:val="00E24AB4"/>
    <w:rsid w:val="00E2552F"/>
    <w:rsid w:val="00E25596"/>
    <w:rsid w:val="00E25F25"/>
    <w:rsid w:val="00E266E9"/>
    <w:rsid w:val="00E2725D"/>
    <w:rsid w:val="00E27280"/>
    <w:rsid w:val="00E27371"/>
    <w:rsid w:val="00E300EC"/>
    <w:rsid w:val="00E3025E"/>
    <w:rsid w:val="00E302B7"/>
    <w:rsid w:val="00E31D0D"/>
    <w:rsid w:val="00E322CC"/>
    <w:rsid w:val="00E32C5A"/>
    <w:rsid w:val="00E34E40"/>
    <w:rsid w:val="00E35160"/>
    <w:rsid w:val="00E351D6"/>
    <w:rsid w:val="00E35B5F"/>
    <w:rsid w:val="00E360BD"/>
    <w:rsid w:val="00E36176"/>
    <w:rsid w:val="00E36DFB"/>
    <w:rsid w:val="00E370E9"/>
    <w:rsid w:val="00E37BC4"/>
    <w:rsid w:val="00E40178"/>
    <w:rsid w:val="00E4041A"/>
    <w:rsid w:val="00E41793"/>
    <w:rsid w:val="00E41B93"/>
    <w:rsid w:val="00E41C24"/>
    <w:rsid w:val="00E4269B"/>
    <w:rsid w:val="00E42BB2"/>
    <w:rsid w:val="00E4323B"/>
    <w:rsid w:val="00E43567"/>
    <w:rsid w:val="00E435FC"/>
    <w:rsid w:val="00E445B3"/>
    <w:rsid w:val="00E447A5"/>
    <w:rsid w:val="00E456D7"/>
    <w:rsid w:val="00E45965"/>
    <w:rsid w:val="00E50069"/>
    <w:rsid w:val="00E50EB4"/>
    <w:rsid w:val="00E51E01"/>
    <w:rsid w:val="00E53B61"/>
    <w:rsid w:val="00E53CD5"/>
    <w:rsid w:val="00E53E42"/>
    <w:rsid w:val="00E5549C"/>
    <w:rsid w:val="00E55BE1"/>
    <w:rsid w:val="00E56AE5"/>
    <w:rsid w:val="00E5739F"/>
    <w:rsid w:val="00E57647"/>
    <w:rsid w:val="00E57825"/>
    <w:rsid w:val="00E57DCA"/>
    <w:rsid w:val="00E608F3"/>
    <w:rsid w:val="00E60BC9"/>
    <w:rsid w:val="00E610E1"/>
    <w:rsid w:val="00E61294"/>
    <w:rsid w:val="00E61E5A"/>
    <w:rsid w:val="00E61F8B"/>
    <w:rsid w:val="00E62126"/>
    <w:rsid w:val="00E62314"/>
    <w:rsid w:val="00E62367"/>
    <w:rsid w:val="00E62F69"/>
    <w:rsid w:val="00E6344F"/>
    <w:rsid w:val="00E644CA"/>
    <w:rsid w:val="00E6595E"/>
    <w:rsid w:val="00E667FD"/>
    <w:rsid w:val="00E66A8B"/>
    <w:rsid w:val="00E66D96"/>
    <w:rsid w:val="00E6705F"/>
    <w:rsid w:val="00E700A5"/>
    <w:rsid w:val="00E7049F"/>
    <w:rsid w:val="00E706F9"/>
    <w:rsid w:val="00E70861"/>
    <w:rsid w:val="00E70BC3"/>
    <w:rsid w:val="00E70CE7"/>
    <w:rsid w:val="00E72C2F"/>
    <w:rsid w:val="00E72E2E"/>
    <w:rsid w:val="00E73115"/>
    <w:rsid w:val="00E73CB1"/>
    <w:rsid w:val="00E73CE9"/>
    <w:rsid w:val="00E73E88"/>
    <w:rsid w:val="00E740CC"/>
    <w:rsid w:val="00E75EB6"/>
    <w:rsid w:val="00E76182"/>
    <w:rsid w:val="00E76356"/>
    <w:rsid w:val="00E765D1"/>
    <w:rsid w:val="00E77C44"/>
    <w:rsid w:val="00E77FAA"/>
    <w:rsid w:val="00E81E8C"/>
    <w:rsid w:val="00E81F44"/>
    <w:rsid w:val="00E820C9"/>
    <w:rsid w:val="00E82AC5"/>
    <w:rsid w:val="00E85541"/>
    <w:rsid w:val="00E85E0A"/>
    <w:rsid w:val="00E867C6"/>
    <w:rsid w:val="00E87066"/>
    <w:rsid w:val="00E901A8"/>
    <w:rsid w:val="00E908E4"/>
    <w:rsid w:val="00E91572"/>
    <w:rsid w:val="00E92C07"/>
    <w:rsid w:val="00E92FC8"/>
    <w:rsid w:val="00E9345C"/>
    <w:rsid w:val="00E94007"/>
    <w:rsid w:val="00E9475A"/>
    <w:rsid w:val="00E953BA"/>
    <w:rsid w:val="00E9746B"/>
    <w:rsid w:val="00E97877"/>
    <w:rsid w:val="00E97D26"/>
    <w:rsid w:val="00EA02A0"/>
    <w:rsid w:val="00EA0F5E"/>
    <w:rsid w:val="00EA3525"/>
    <w:rsid w:val="00EA36D8"/>
    <w:rsid w:val="00EA42DF"/>
    <w:rsid w:val="00EA455D"/>
    <w:rsid w:val="00EA5AB5"/>
    <w:rsid w:val="00EA5AC7"/>
    <w:rsid w:val="00EA5DFE"/>
    <w:rsid w:val="00EA60FC"/>
    <w:rsid w:val="00EA6208"/>
    <w:rsid w:val="00EA6301"/>
    <w:rsid w:val="00EA6C71"/>
    <w:rsid w:val="00EA7BA8"/>
    <w:rsid w:val="00EB0E24"/>
    <w:rsid w:val="00EB1022"/>
    <w:rsid w:val="00EB2853"/>
    <w:rsid w:val="00EB2C55"/>
    <w:rsid w:val="00EB4EB4"/>
    <w:rsid w:val="00EB4F43"/>
    <w:rsid w:val="00EB54C5"/>
    <w:rsid w:val="00EB60F9"/>
    <w:rsid w:val="00EB6244"/>
    <w:rsid w:val="00EB6D1E"/>
    <w:rsid w:val="00EB76F7"/>
    <w:rsid w:val="00EB7E48"/>
    <w:rsid w:val="00EB7E7F"/>
    <w:rsid w:val="00EB7F99"/>
    <w:rsid w:val="00EC0032"/>
    <w:rsid w:val="00EC004C"/>
    <w:rsid w:val="00EC2237"/>
    <w:rsid w:val="00EC3FBE"/>
    <w:rsid w:val="00EC4452"/>
    <w:rsid w:val="00EC4FA0"/>
    <w:rsid w:val="00EC57DB"/>
    <w:rsid w:val="00EC61A7"/>
    <w:rsid w:val="00EC6F5C"/>
    <w:rsid w:val="00EC70A4"/>
    <w:rsid w:val="00ED1351"/>
    <w:rsid w:val="00ED18CC"/>
    <w:rsid w:val="00ED226F"/>
    <w:rsid w:val="00ED3BB2"/>
    <w:rsid w:val="00ED55F1"/>
    <w:rsid w:val="00ED596D"/>
    <w:rsid w:val="00ED7442"/>
    <w:rsid w:val="00ED7C95"/>
    <w:rsid w:val="00EE01C3"/>
    <w:rsid w:val="00EE0ED9"/>
    <w:rsid w:val="00EE176D"/>
    <w:rsid w:val="00EE1AE9"/>
    <w:rsid w:val="00EE1B12"/>
    <w:rsid w:val="00EE27F0"/>
    <w:rsid w:val="00EE2C13"/>
    <w:rsid w:val="00EE4BB4"/>
    <w:rsid w:val="00EE4BD6"/>
    <w:rsid w:val="00EE4FBB"/>
    <w:rsid w:val="00EE6346"/>
    <w:rsid w:val="00EE66DA"/>
    <w:rsid w:val="00EE6A96"/>
    <w:rsid w:val="00EE7404"/>
    <w:rsid w:val="00EE76FA"/>
    <w:rsid w:val="00EE7F04"/>
    <w:rsid w:val="00EF01FF"/>
    <w:rsid w:val="00EF086C"/>
    <w:rsid w:val="00EF09FC"/>
    <w:rsid w:val="00EF14A1"/>
    <w:rsid w:val="00EF1E5C"/>
    <w:rsid w:val="00EF283B"/>
    <w:rsid w:val="00EF4CAD"/>
    <w:rsid w:val="00EF4FF2"/>
    <w:rsid w:val="00EF5851"/>
    <w:rsid w:val="00EF62EF"/>
    <w:rsid w:val="00EF6B67"/>
    <w:rsid w:val="00EF7262"/>
    <w:rsid w:val="00EF7330"/>
    <w:rsid w:val="00F00048"/>
    <w:rsid w:val="00F001D4"/>
    <w:rsid w:val="00F00838"/>
    <w:rsid w:val="00F009F3"/>
    <w:rsid w:val="00F02CF2"/>
    <w:rsid w:val="00F03584"/>
    <w:rsid w:val="00F036BA"/>
    <w:rsid w:val="00F0484B"/>
    <w:rsid w:val="00F04A3E"/>
    <w:rsid w:val="00F05362"/>
    <w:rsid w:val="00F066E7"/>
    <w:rsid w:val="00F10527"/>
    <w:rsid w:val="00F12B4F"/>
    <w:rsid w:val="00F1357D"/>
    <w:rsid w:val="00F16C04"/>
    <w:rsid w:val="00F17431"/>
    <w:rsid w:val="00F20317"/>
    <w:rsid w:val="00F213A1"/>
    <w:rsid w:val="00F21ACD"/>
    <w:rsid w:val="00F22C4F"/>
    <w:rsid w:val="00F23397"/>
    <w:rsid w:val="00F23572"/>
    <w:rsid w:val="00F26965"/>
    <w:rsid w:val="00F27400"/>
    <w:rsid w:val="00F2751B"/>
    <w:rsid w:val="00F27CE3"/>
    <w:rsid w:val="00F31A20"/>
    <w:rsid w:val="00F31B47"/>
    <w:rsid w:val="00F31D87"/>
    <w:rsid w:val="00F32F28"/>
    <w:rsid w:val="00F341AA"/>
    <w:rsid w:val="00F3522A"/>
    <w:rsid w:val="00F356ED"/>
    <w:rsid w:val="00F35A17"/>
    <w:rsid w:val="00F36812"/>
    <w:rsid w:val="00F37ABF"/>
    <w:rsid w:val="00F40532"/>
    <w:rsid w:val="00F408A7"/>
    <w:rsid w:val="00F42DC5"/>
    <w:rsid w:val="00F42EE6"/>
    <w:rsid w:val="00F4342D"/>
    <w:rsid w:val="00F43FE7"/>
    <w:rsid w:val="00F4413F"/>
    <w:rsid w:val="00F4677B"/>
    <w:rsid w:val="00F46D7B"/>
    <w:rsid w:val="00F477D0"/>
    <w:rsid w:val="00F50164"/>
    <w:rsid w:val="00F50D91"/>
    <w:rsid w:val="00F511B9"/>
    <w:rsid w:val="00F51211"/>
    <w:rsid w:val="00F52EEF"/>
    <w:rsid w:val="00F55144"/>
    <w:rsid w:val="00F553C6"/>
    <w:rsid w:val="00F557CA"/>
    <w:rsid w:val="00F557E8"/>
    <w:rsid w:val="00F55D21"/>
    <w:rsid w:val="00F5748C"/>
    <w:rsid w:val="00F57B90"/>
    <w:rsid w:val="00F62146"/>
    <w:rsid w:val="00F6284E"/>
    <w:rsid w:val="00F62996"/>
    <w:rsid w:val="00F62F35"/>
    <w:rsid w:val="00F6312B"/>
    <w:rsid w:val="00F63AAB"/>
    <w:rsid w:val="00F6423D"/>
    <w:rsid w:val="00F645EF"/>
    <w:rsid w:val="00F647A6"/>
    <w:rsid w:val="00F64883"/>
    <w:rsid w:val="00F64C6D"/>
    <w:rsid w:val="00F65911"/>
    <w:rsid w:val="00F66066"/>
    <w:rsid w:val="00F662C7"/>
    <w:rsid w:val="00F66700"/>
    <w:rsid w:val="00F66CB0"/>
    <w:rsid w:val="00F679DC"/>
    <w:rsid w:val="00F67B43"/>
    <w:rsid w:val="00F7014C"/>
    <w:rsid w:val="00F70564"/>
    <w:rsid w:val="00F70B9F"/>
    <w:rsid w:val="00F713A3"/>
    <w:rsid w:val="00F7158D"/>
    <w:rsid w:val="00F71A62"/>
    <w:rsid w:val="00F720CE"/>
    <w:rsid w:val="00F722BD"/>
    <w:rsid w:val="00F72300"/>
    <w:rsid w:val="00F72F3B"/>
    <w:rsid w:val="00F74B67"/>
    <w:rsid w:val="00F74E28"/>
    <w:rsid w:val="00F75A89"/>
    <w:rsid w:val="00F815EB"/>
    <w:rsid w:val="00F81961"/>
    <w:rsid w:val="00F8223A"/>
    <w:rsid w:val="00F82308"/>
    <w:rsid w:val="00F82461"/>
    <w:rsid w:val="00F83097"/>
    <w:rsid w:val="00F83290"/>
    <w:rsid w:val="00F847A3"/>
    <w:rsid w:val="00F8534C"/>
    <w:rsid w:val="00F8550F"/>
    <w:rsid w:val="00F86063"/>
    <w:rsid w:val="00F8662F"/>
    <w:rsid w:val="00F90D70"/>
    <w:rsid w:val="00F914BE"/>
    <w:rsid w:val="00F91B05"/>
    <w:rsid w:val="00F91FA0"/>
    <w:rsid w:val="00F93546"/>
    <w:rsid w:val="00F940E4"/>
    <w:rsid w:val="00F9510B"/>
    <w:rsid w:val="00F9590C"/>
    <w:rsid w:val="00F964D1"/>
    <w:rsid w:val="00F96A4D"/>
    <w:rsid w:val="00F96DCD"/>
    <w:rsid w:val="00F96F6D"/>
    <w:rsid w:val="00F97403"/>
    <w:rsid w:val="00FA121D"/>
    <w:rsid w:val="00FA145A"/>
    <w:rsid w:val="00FA1BDB"/>
    <w:rsid w:val="00FA1F2B"/>
    <w:rsid w:val="00FA31F0"/>
    <w:rsid w:val="00FA4094"/>
    <w:rsid w:val="00FA4176"/>
    <w:rsid w:val="00FA4533"/>
    <w:rsid w:val="00FA459F"/>
    <w:rsid w:val="00FA504B"/>
    <w:rsid w:val="00FA5215"/>
    <w:rsid w:val="00FA5FF9"/>
    <w:rsid w:val="00FA7A85"/>
    <w:rsid w:val="00FB029E"/>
    <w:rsid w:val="00FB048C"/>
    <w:rsid w:val="00FB0787"/>
    <w:rsid w:val="00FB3937"/>
    <w:rsid w:val="00FB401B"/>
    <w:rsid w:val="00FB4207"/>
    <w:rsid w:val="00FB44AB"/>
    <w:rsid w:val="00FB46BC"/>
    <w:rsid w:val="00FB47FA"/>
    <w:rsid w:val="00FB4C86"/>
    <w:rsid w:val="00FB5646"/>
    <w:rsid w:val="00FB6701"/>
    <w:rsid w:val="00FB693F"/>
    <w:rsid w:val="00FB6F44"/>
    <w:rsid w:val="00FB7223"/>
    <w:rsid w:val="00FC184E"/>
    <w:rsid w:val="00FC20D6"/>
    <w:rsid w:val="00FC3FEF"/>
    <w:rsid w:val="00FC3FF3"/>
    <w:rsid w:val="00FC59DF"/>
    <w:rsid w:val="00FD00EE"/>
    <w:rsid w:val="00FD0A5E"/>
    <w:rsid w:val="00FD12D7"/>
    <w:rsid w:val="00FD1E1B"/>
    <w:rsid w:val="00FD250C"/>
    <w:rsid w:val="00FD2FB0"/>
    <w:rsid w:val="00FD4198"/>
    <w:rsid w:val="00FD4C31"/>
    <w:rsid w:val="00FD50B5"/>
    <w:rsid w:val="00FD56B0"/>
    <w:rsid w:val="00FE014D"/>
    <w:rsid w:val="00FE045F"/>
    <w:rsid w:val="00FE06DE"/>
    <w:rsid w:val="00FE0D49"/>
    <w:rsid w:val="00FE1147"/>
    <w:rsid w:val="00FE1800"/>
    <w:rsid w:val="00FE1DE5"/>
    <w:rsid w:val="00FE26CD"/>
    <w:rsid w:val="00FE3A28"/>
    <w:rsid w:val="00FE4D30"/>
    <w:rsid w:val="00FE4DDB"/>
    <w:rsid w:val="00FE58E5"/>
    <w:rsid w:val="00FE5BB9"/>
    <w:rsid w:val="00FE5FFE"/>
    <w:rsid w:val="00FE61C6"/>
    <w:rsid w:val="00FE723F"/>
    <w:rsid w:val="00FF06D1"/>
    <w:rsid w:val="00FF1A8D"/>
    <w:rsid w:val="00FF2591"/>
    <w:rsid w:val="00FF33C9"/>
    <w:rsid w:val="00FF4D0F"/>
    <w:rsid w:val="00FF57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48C"/>
    <w:pPr>
      <w:spacing w:after="200" w:line="276" w:lineRule="auto"/>
    </w:pPr>
    <w:rPr>
      <w:sz w:val="22"/>
      <w:szCs w:val="22"/>
    </w:rPr>
  </w:style>
  <w:style w:type="paragraph" w:styleId="Heading1">
    <w:name w:val="heading 1"/>
    <w:aliases w:val="H1"/>
    <w:basedOn w:val="Normal"/>
    <w:next w:val="Normal"/>
    <w:link w:val="Heading1Char"/>
    <w:qFormat/>
    <w:rsid w:val="00AA47F2"/>
    <w:pPr>
      <w:keepNext/>
      <w:numPr>
        <w:numId w:val="26"/>
      </w:numPr>
      <w:spacing w:before="240" w:after="240" w:line="240" w:lineRule="auto"/>
      <w:outlineLvl w:val="0"/>
    </w:pPr>
    <w:rPr>
      <w:rFonts w:ascii="Times New Roman" w:hAnsi="Times New Roman" w:cs="Gautami"/>
      <w:b/>
      <w:caps/>
      <w:kern w:val="28"/>
      <w:sz w:val="24"/>
      <w:szCs w:val="24"/>
      <w:lang w:bidi="te-IN"/>
    </w:rPr>
  </w:style>
  <w:style w:type="paragraph" w:styleId="Heading2">
    <w:name w:val="heading 2"/>
    <w:aliases w:val="H2"/>
    <w:basedOn w:val="Normal"/>
    <w:next w:val="Normal"/>
    <w:link w:val="Heading2Char"/>
    <w:qFormat/>
    <w:rsid w:val="00AA47F2"/>
    <w:pPr>
      <w:keepNext/>
      <w:numPr>
        <w:ilvl w:val="1"/>
        <w:numId w:val="26"/>
      </w:numPr>
      <w:spacing w:before="240" w:line="240" w:lineRule="auto"/>
      <w:outlineLvl w:val="1"/>
    </w:pPr>
    <w:rPr>
      <w:rFonts w:ascii="Times New Roman" w:hAnsi="Times New Roman" w:cs="Gautami"/>
      <w:b/>
      <w:sz w:val="24"/>
      <w:szCs w:val="24"/>
      <w:lang w:bidi="te-IN"/>
    </w:rPr>
  </w:style>
  <w:style w:type="paragraph" w:styleId="Heading3">
    <w:name w:val="heading 3"/>
    <w:basedOn w:val="Normal"/>
    <w:next w:val="Normal"/>
    <w:link w:val="Heading3Char"/>
    <w:qFormat/>
    <w:rsid w:val="004B2AF9"/>
    <w:pPr>
      <w:keepNext/>
      <w:numPr>
        <w:ilvl w:val="2"/>
        <w:numId w:val="26"/>
      </w:numPr>
      <w:spacing w:before="240" w:after="120" w:line="240" w:lineRule="auto"/>
      <w:outlineLvl w:val="2"/>
    </w:pPr>
    <w:rPr>
      <w:rFonts w:ascii="Candara" w:hAnsi="Candara" w:cs="Gautami"/>
      <w:b/>
      <w:sz w:val="24"/>
      <w:szCs w:val="24"/>
      <w:lang w:bidi="te-IN"/>
    </w:rPr>
  </w:style>
  <w:style w:type="paragraph" w:styleId="Heading4">
    <w:name w:val="heading 4"/>
    <w:basedOn w:val="Normal"/>
    <w:next w:val="Normal"/>
    <w:link w:val="Heading4Char"/>
    <w:qFormat/>
    <w:rsid w:val="00E62126"/>
    <w:pPr>
      <w:keepNext/>
      <w:numPr>
        <w:ilvl w:val="3"/>
        <w:numId w:val="26"/>
      </w:numPr>
      <w:spacing w:before="240" w:after="60" w:line="240" w:lineRule="auto"/>
      <w:outlineLvl w:val="3"/>
    </w:pPr>
    <w:rPr>
      <w:rFonts w:ascii="Candara" w:hAnsi="Candara" w:cs="Gautami"/>
      <w:b/>
      <w:sz w:val="24"/>
      <w:szCs w:val="24"/>
      <w:lang w:bidi="te-IN"/>
    </w:rPr>
  </w:style>
  <w:style w:type="paragraph" w:styleId="Heading5">
    <w:name w:val="heading 5"/>
    <w:basedOn w:val="Normal"/>
    <w:link w:val="Heading5Char"/>
    <w:qFormat/>
    <w:rsid w:val="002B554C"/>
    <w:pPr>
      <w:numPr>
        <w:ilvl w:val="4"/>
        <w:numId w:val="26"/>
      </w:numPr>
      <w:spacing w:before="240" w:after="60" w:line="240" w:lineRule="auto"/>
      <w:outlineLvl w:val="4"/>
    </w:pPr>
    <w:rPr>
      <w:rFonts w:ascii="Candara" w:hAnsi="Candara" w:cs="Gautami"/>
      <w:b/>
      <w:bCs/>
      <w:iCs/>
      <w:sz w:val="24"/>
      <w:szCs w:val="26"/>
      <w:lang w:bidi="te-IN"/>
    </w:rPr>
  </w:style>
  <w:style w:type="paragraph" w:styleId="Heading6">
    <w:name w:val="heading 6"/>
    <w:basedOn w:val="Normal"/>
    <w:next w:val="Normal"/>
    <w:link w:val="Heading6Char"/>
    <w:qFormat/>
    <w:rsid w:val="00C26C2A"/>
    <w:pPr>
      <w:numPr>
        <w:ilvl w:val="5"/>
        <w:numId w:val="26"/>
      </w:numPr>
      <w:spacing w:before="240" w:after="60" w:line="240" w:lineRule="auto"/>
      <w:outlineLvl w:val="5"/>
    </w:pPr>
    <w:rPr>
      <w:rFonts w:ascii="Candara" w:hAnsi="Candara" w:cs="Gautami"/>
      <w:b/>
      <w:bCs/>
      <w:sz w:val="24"/>
      <w:szCs w:val="20"/>
      <w:lang w:bidi="te-IN"/>
    </w:rPr>
  </w:style>
  <w:style w:type="paragraph" w:styleId="Heading7">
    <w:name w:val="heading 7"/>
    <w:basedOn w:val="Normal"/>
    <w:next w:val="Normal"/>
    <w:link w:val="Heading7Char"/>
    <w:qFormat/>
    <w:rsid w:val="00AA47F2"/>
    <w:pPr>
      <w:numPr>
        <w:ilvl w:val="6"/>
        <w:numId w:val="26"/>
      </w:numPr>
      <w:spacing w:before="240" w:after="60" w:line="240" w:lineRule="auto"/>
      <w:outlineLvl w:val="6"/>
    </w:pPr>
    <w:rPr>
      <w:rFonts w:ascii="Times New Roman" w:hAnsi="Times New Roman" w:cs="Gautami"/>
      <w:sz w:val="24"/>
      <w:szCs w:val="24"/>
      <w:lang w:bidi="te-IN"/>
    </w:rPr>
  </w:style>
  <w:style w:type="paragraph" w:styleId="Heading8">
    <w:name w:val="heading 8"/>
    <w:basedOn w:val="Normal"/>
    <w:next w:val="Normal"/>
    <w:link w:val="Heading8Char"/>
    <w:qFormat/>
    <w:rsid w:val="00AA47F2"/>
    <w:pPr>
      <w:numPr>
        <w:ilvl w:val="7"/>
        <w:numId w:val="26"/>
      </w:numPr>
      <w:spacing w:before="240" w:after="60" w:line="240" w:lineRule="auto"/>
      <w:outlineLvl w:val="7"/>
    </w:pPr>
    <w:rPr>
      <w:rFonts w:ascii="Times New Roman" w:hAnsi="Times New Roman" w:cs="Gautami"/>
      <w:i/>
      <w:iCs/>
      <w:sz w:val="24"/>
      <w:szCs w:val="24"/>
      <w:lang w:bidi="te-IN"/>
    </w:rPr>
  </w:style>
  <w:style w:type="paragraph" w:styleId="Heading9">
    <w:name w:val="heading 9"/>
    <w:basedOn w:val="Normal"/>
    <w:next w:val="Normal"/>
    <w:link w:val="Heading9Char"/>
    <w:qFormat/>
    <w:rsid w:val="00AA47F2"/>
    <w:pPr>
      <w:numPr>
        <w:ilvl w:val="8"/>
        <w:numId w:val="26"/>
      </w:numPr>
      <w:spacing w:before="240" w:after="60" w:line="240" w:lineRule="auto"/>
      <w:outlineLvl w:val="8"/>
    </w:pPr>
    <w:rPr>
      <w:rFonts w:ascii="Arial" w:hAnsi="Arial" w:cs="Gautami"/>
      <w:sz w:val="20"/>
      <w:szCs w:val="20"/>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AA47F2"/>
    <w:rPr>
      <w:rFonts w:ascii="Times New Roman" w:hAnsi="Times New Roman" w:cs="Gautami"/>
      <w:b/>
      <w:caps/>
      <w:kern w:val="28"/>
      <w:sz w:val="24"/>
      <w:szCs w:val="24"/>
      <w:lang w:bidi="te-IN"/>
    </w:rPr>
  </w:style>
  <w:style w:type="character" w:customStyle="1" w:styleId="Heading2Char">
    <w:name w:val="Heading 2 Char"/>
    <w:aliases w:val="H2 Char"/>
    <w:link w:val="Heading2"/>
    <w:rsid w:val="00AA47F2"/>
    <w:rPr>
      <w:rFonts w:ascii="Times New Roman" w:hAnsi="Times New Roman" w:cs="Gautami"/>
      <w:b/>
      <w:sz w:val="24"/>
      <w:szCs w:val="24"/>
      <w:lang w:bidi="te-IN"/>
    </w:rPr>
  </w:style>
  <w:style w:type="character" w:customStyle="1" w:styleId="Heading3Char">
    <w:name w:val="Heading 3 Char"/>
    <w:link w:val="Heading3"/>
    <w:rsid w:val="004B2AF9"/>
    <w:rPr>
      <w:rFonts w:ascii="Candara" w:hAnsi="Candara" w:cs="Gautami"/>
      <w:b/>
      <w:sz w:val="24"/>
      <w:szCs w:val="24"/>
      <w:lang w:bidi="te-IN"/>
    </w:rPr>
  </w:style>
  <w:style w:type="character" w:customStyle="1" w:styleId="Heading4Char">
    <w:name w:val="Heading 4 Char"/>
    <w:link w:val="Heading4"/>
    <w:rsid w:val="00E62126"/>
    <w:rPr>
      <w:rFonts w:ascii="Candara" w:hAnsi="Candara" w:cs="Gautami"/>
      <w:b/>
      <w:sz w:val="24"/>
      <w:szCs w:val="24"/>
      <w:lang w:bidi="te-IN"/>
    </w:rPr>
  </w:style>
  <w:style w:type="character" w:customStyle="1" w:styleId="Heading5Char">
    <w:name w:val="Heading 5 Char"/>
    <w:link w:val="Heading5"/>
    <w:rsid w:val="002B554C"/>
    <w:rPr>
      <w:rFonts w:ascii="Candara" w:hAnsi="Candara" w:cs="Gautami"/>
      <w:b/>
      <w:bCs/>
      <w:iCs/>
      <w:sz w:val="24"/>
      <w:szCs w:val="26"/>
      <w:lang w:bidi="te-IN"/>
    </w:rPr>
  </w:style>
  <w:style w:type="character" w:customStyle="1" w:styleId="Heading6Char">
    <w:name w:val="Heading 6 Char"/>
    <w:link w:val="Heading6"/>
    <w:rsid w:val="00C26C2A"/>
    <w:rPr>
      <w:rFonts w:ascii="Candara" w:hAnsi="Candara" w:cs="Gautami"/>
      <w:b/>
      <w:bCs/>
      <w:sz w:val="24"/>
      <w:lang w:bidi="te-IN"/>
    </w:rPr>
  </w:style>
  <w:style w:type="character" w:customStyle="1" w:styleId="Heading7Char">
    <w:name w:val="Heading 7 Char"/>
    <w:link w:val="Heading7"/>
    <w:rsid w:val="00AA47F2"/>
    <w:rPr>
      <w:rFonts w:ascii="Times New Roman" w:hAnsi="Times New Roman" w:cs="Gautami"/>
      <w:sz w:val="24"/>
      <w:szCs w:val="24"/>
      <w:lang w:bidi="te-IN"/>
    </w:rPr>
  </w:style>
  <w:style w:type="character" w:customStyle="1" w:styleId="Heading8Char">
    <w:name w:val="Heading 8 Char"/>
    <w:link w:val="Heading8"/>
    <w:rsid w:val="00AA47F2"/>
    <w:rPr>
      <w:rFonts w:ascii="Times New Roman" w:hAnsi="Times New Roman" w:cs="Gautami"/>
      <w:i/>
      <w:iCs/>
      <w:sz w:val="24"/>
      <w:szCs w:val="24"/>
      <w:lang w:bidi="te-IN"/>
    </w:rPr>
  </w:style>
  <w:style w:type="character" w:customStyle="1" w:styleId="Heading9Char">
    <w:name w:val="Heading 9 Char"/>
    <w:link w:val="Heading9"/>
    <w:rsid w:val="00AA47F2"/>
    <w:rPr>
      <w:rFonts w:ascii="Arial" w:hAnsi="Arial" w:cs="Gautami"/>
      <w:lang w:bidi="te-IN"/>
    </w:rPr>
  </w:style>
  <w:style w:type="paragraph" w:styleId="Header">
    <w:name w:val="header"/>
    <w:basedOn w:val="Normal"/>
    <w:link w:val="HeaderChar"/>
    <w:rsid w:val="00AA47F2"/>
    <w:pPr>
      <w:tabs>
        <w:tab w:val="center" w:pos="4320"/>
        <w:tab w:val="right" w:pos="8640"/>
      </w:tabs>
      <w:spacing w:after="0" w:line="240" w:lineRule="auto"/>
    </w:pPr>
    <w:rPr>
      <w:rFonts w:ascii="Times New Roman" w:hAnsi="Times New Roman" w:cs="Gautami"/>
      <w:sz w:val="24"/>
      <w:szCs w:val="24"/>
      <w:lang w:bidi="te-IN"/>
    </w:rPr>
  </w:style>
  <w:style w:type="character" w:customStyle="1" w:styleId="HeaderChar">
    <w:name w:val="Header Char"/>
    <w:link w:val="Header"/>
    <w:rsid w:val="00AA47F2"/>
    <w:rPr>
      <w:rFonts w:ascii="Times New Roman" w:eastAsia="Times New Roman" w:hAnsi="Times New Roman" w:cs="Times New Roman"/>
      <w:sz w:val="24"/>
      <w:szCs w:val="24"/>
    </w:rPr>
  </w:style>
  <w:style w:type="paragraph" w:styleId="Footer">
    <w:name w:val="footer"/>
    <w:basedOn w:val="Normal"/>
    <w:link w:val="FooterChar"/>
    <w:rsid w:val="00AA47F2"/>
    <w:pPr>
      <w:tabs>
        <w:tab w:val="center" w:pos="4320"/>
        <w:tab w:val="right" w:pos="8640"/>
      </w:tabs>
      <w:spacing w:after="0" w:line="240" w:lineRule="auto"/>
    </w:pPr>
    <w:rPr>
      <w:rFonts w:ascii="Times New Roman" w:hAnsi="Times New Roman" w:cs="Gautami"/>
      <w:sz w:val="24"/>
      <w:szCs w:val="24"/>
      <w:lang w:bidi="te-IN"/>
    </w:rPr>
  </w:style>
  <w:style w:type="character" w:customStyle="1" w:styleId="FooterChar">
    <w:name w:val="Footer Char"/>
    <w:link w:val="Footer"/>
    <w:rsid w:val="00AA47F2"/>
    <w:rPr>
      <w:rFonts w:ascii="Times New Roman" w:eastAsia="Times New Roman" w:hAnsi="Times New Roman" w:cs="Times New Roman"/>
      <w:sz w:val="24"/>
      <w:szCs w:val="24"/>
    </w:rPr>
  </w:style>
  <w:style w:type="character" w:styleId="PageNumber">
    <w:name w:val="page number"/>
    <w:basedOn w:val="DefaultParagraphFont"/>
    <w:rsid w:val="00AA47F2"/>
  </w:style>
  <w:style w:type="paragraph" w:styleId="NormalIndent">
    <w:name w:val="Normal Indent"/>
    <w:basedOn w:val="Normal"/>
    <w:rsid w:val="00AA47F2"/>
    <w:pPr>
      <w:spacing w:after="0" w:line="240" w:lineRule="auto"/>
      <w:ind w:left="432"/>
    </w:pPr>
    <w:rPr>
      <w:rFonts w:ascii="Times New Roman" w:hAnsi="Times New Roman"/>
      <w:sz w:val="24"/>
      <w:szCs w:val="24"/>
    </w:rPr>
  </w:style>
  <w:style w:type="paragraph" w:styleId="TOC1">
    <w:name w:val="toc 1"/>
    <w:basedOn w:val="Normal"/>
    <w:next w:val="Normal"/>
    <w:uiPriority w:val="39"/>
    <w:rsid w:val="00AA47F2"/>
    <w:pPr>
      <w:tabs>
        <w:tab w:val="right" w:leader="dot" w:pos="9029"/>
      </w:tabs>
      <w:spacing w:before="120" w:after="120" w:line="240" w:lineRule="auto"/>
    </w:pPr>
    <w:rPr>
      <w:rFonts w:ascii="Times New Roman" w:hAnsi="Times New Roman"/>
      <w:noProof/>
      <w:sz w:val="24"/>
      <w:szCs w:val="24"/>
    </w:rPr>
  </w:style>
  <w:style w:type="paragraph" w:styleId="TOC2">
    <w:name w:val="toc 2"/>
    <w:basedOn w:val="Normal"/>
    <w:next w:val="Normal"/>
    <w:uiPriority w:val="39"/>
    <w:rsid w:val="00AA47F2"/>
    <w:pPr>
      <w:tabs>
        <w:tab w:val="right" w:leader="dot" w:pos="9029"/>
      </w:tabs>
      <w:spacing w:after="0" w:line="240" w:lineRule="auto"/>
      <w:ind w:left="200"/>
    </w:pPr>
    <w:rPr>
      <w:rFonts w:ascii="Times New Roman" w:hAnsi="Times New Roman"/>
      <w:sz w:val="24"/>
      <w:szCs w:val="24"/>
    </w:rPr>
  </w:style>
  <w:style w:type="paragraph" w:styleId="TOC3">
    <w:name w:val="toc 3"/>
    <w:basedOn w:val="Normal"/>
    <w:next w:val="Normal"/>
    <w:uiPriority w:val="39"/>
    <w:rsid w:val="00AA47F2"/>
    <w:pPr>
      <w:tabs>
        <w:tab w:val="right" w:leader="dot" w:pos="9029"/>
      </w:tabs>
      <w:spacing w:after="0" w:line="240" w:lineRule="auto"/>
      <w:ind w:left="400"/>
    </w:pPr>
    <w:rPr>
      <w:rFonts w:ascii="Times New Roman" w:hAnsi="Times New Roman"/>
      <w:sz w:val="24"/>
      <w:szCs w:val="24"/>
    </w:rPr>
  </w:style>
  <w:style w:type="paragraph" w:customStyle="1" w:styleId="Titlechklst">
    <w:name w:val="Title_chklst"/>
    <w:basedOn w:val="Normal"/>
    <w:rsid w:val="00AA47F2"/>
    <w:pPr>
      <w:spacing w:after="0" w:line="240" w:lineRule="auto"/>
      <w:jc w:val="center"/>
    </w:pPr>
    <w:rPr>
      <w:rFonts w:ascii="Times New Roman" w:hAnsi="Times New Roman"/>
      <w:b/>
      <w:caps/>
      <w:sz w:val="28"/>
      <w:szCs w:val="24"/>
    </w:rPr>
  </w:style>
  <w:style w:type="paragraph" w:customStyle="1" w:styleId="HEAD5">
    <w:name w:val="HEAD5"/>
    <w:basedOn w:val="Normal"/>
    <w:rsid w:val="00AA47F2"/>
    <w:pPr>
      <w:tabs>
        <w:tab w:val="left" w:pos="-720"/>
      </w:tabs>
      <w:suppressAutoHyphens/>
      <w:spacing w:after="0" w:line="240" w:lineRule="auto"/>
      <w:jc w:val="both"/>
    </w:pPr>
    <w:rPr>
      <w:rFonts w:ascii="Palatino" w:hAnsi="Palatino"/>
      <w:b/>
      <w:spacing w:val="-3"/>
      <w:sz w:val="24"/>
      <w:szCs w:val="20"/>
      <w:lang w:val="en-GB"/>
    </w:rPr>
  </w:style>
  <w:style w:type="character" w:styleId="Hyperlink">
    <w:name w:val="Hyperlink"/>
    <w:uiPriority w:val="99"/>
    <w:rsid w:val="00AA47F2"/>
    <w:rPr>
      <w:color w:val="0000FF"/>
      <w:u w:val="single"/>
    </w:rPr>
  </w:style>
  <w:style w:type="paragraph" w:styleId="BodyText">
    <w:name w:val="Body Text"/>
    <w:basedOn w:val="Normal"/>
    <w:link w:val="BodyTextChar"/>
    <w:rsid w:val="009B2E13"/>
    <w:pPr>
      <w:autoSpaceDE w:val="0"/>
      <w:autoSpaceDN w:val="0"/>
      <w:spacing w:after="120" w:line="240" w:lineRule="auto"/>
    </w:pPr>
    <w:rPr>
      <w:rFonts w:ascii="Times New Roman" w:hAnsi="Times New Roman" w:cs="Gautami"/>
      <w:sz w:val="20"/>
      <w:szCs w:val="20"/>
      <w:lang w:val="en-AU" w:bidi="te-IN"/>
    </w:rPr>
  </w:style>
  <w:style w:type="character" w:customStyle="1" w:styleId="BodyTextChar">
    <w:name w:val="Body Text Char"/>
    <w:link w:val="BodyText"/>
    <w:rsid w:val="009B2E13"/>
    <w:rPr>
      <w:rFonts w:ascii="Times New Roman" w:eastAsia="Times New Roman" w:hAnsi="Times New Roman" w:cs="Arial"/>
      <w:sz w:val="20"/>
      <w:szCs w:val="20"/>
      <w:lang w:val="en-AU"/>
    </w:rPr>
  </w:style>
  <w:style w:type="paragraph" w:styleId="Title">
    <w:name w:val="Title"/>
    <w:basedOn w:val="Normal"/>
    <w:link w:val="TitleChar"/>
    <w:qFormat/>
    <w:rsid w:val="009B2E13"/>
    <w:pPr>
      <w:spacing w:after="0" w:line="240" w:lineRule="auto"/>
      <w:jc w:val="center"/>
    </w:pPr>
    <w:rPr>
      <w:rFonts w:ascii="Times New Roman" w:hAnsi="Times New Roman" w:cs="Gautami"/>
      <w:b/>
      <w:sz w:val="28"/>
      <w:szCs w:val="20"/>
      <w:lang w:bidi="te-IN"/>
    </w:rPr>
  </w:style>
  <w:style w:type="character" w:customStyle="1" w:styleId="TitleChar">
    <w:name w:val="Title Char"/>
    <w:link w:val="Title"/>
    <w:rsid w:val="009B2E13"/>
    <w:rPr>
      <w:rFonts w:ascii="Times New Roman" w:eastAsia="Times New Roman" w:hAnsi="Times New Roman" w:cs="Times New Roman"/>
      <w:b/>
      <w:sz w:val="28"/>
      <w:szCs w:val="20"/>
    </w:rPr>
  </w:style>
  <w:style w:type="paragraph" w:customStyle="1" w:styleId="Normal1">
    <w:name w:val="Normal1"/>
    <w:basedOn w:val="Normal"/>
    <w:rsid w:val="008324ED"/>
    <w:pPr>
      <w:spacing w:before="100" w:beforeAutospacing="1" w:after="100" w:afterAutospacing="1" w:line="240" w:lineRule="auto"/>
    </w:pPr>
    <w:rPr>
      <w:rFonts w:ascii="Times New Roman" w:hAnsi="Times New Roman"/>
      <w:sz w:val="24"/>
      <w:szCs w:val="24"/>
    </w:rPr>
  </w:style>
  <w:style w:type="paragraph" w:customStyle="1" w:styleId="table0020grid">
    <w:name w:val="table_0020grid"/>
    <w:basedOn w:val="Normal"/>
    <w:rsid w:val="008324ED"/>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A974F4"/>
    <w:pPr>
      <w:ind w:left="720"/>
      <w:contextualSpacing/>
    </w:pPr>
    <w:rPr>
      <w:rFonts w:eastAsia="Calibri"/>
    </w:rPr>
  </w:style>
  <w:style w:type="character" w:customStyle="1" w:styleId="heading00202char">
    <w:name w:val="heading_00202__char"/>
    <w:basedOn w:val="DefaultParagraphFont"/>
    <w:rsid w:val="00A14021"/>
  </w:style>
  <w:style w:type="paragraph" w:styleId="ListBullet">
    <w:name w:val="List Bullet"/>
    <w:basedOn w:val="Normal"/>
    <w:uiPriority w:val="99"/>
    <w:unhideWhenUsed/>
    <w:rsid w:val="005C00B4"/>
    <w:pPr>
      <w:numPr>
        <w:numId w:val="4"/>
      </w:numPr>
      <w:contextualSpacing/>
    </w:pPr>
    <w:rPr>
      <w:szCs w:val="28"/>
      <w:lang w:val="de-AT" w:eastAsia="zh-CN" w:bidi="th-TH"/>
    </w:rPr>
  </w:style>
  <w:style w:type="table" w:styleId="TableGrid">
    <w:name w:val="Table Grid"/>
    <w:basedOn w:val="TableNormal"/>
    <w:uiPriority w:val="59"/>
    <w:rsid w:val="00FB39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E7F9B"/>
    <w:pPr>
      <w:jc w:val="center"/>
    </w:pPr>
    <w:rPr>
      <w:b/>
      <w:bCs/>
      <w:sz w:val="20"/>
      <w:szCs w:val="20"/>
    </w:rPr>
  </w:style>
  <w:style w:type="paragraph" w:styleId="BalloonText">
    <w:name w:val="Balloon Text"/>
    <w:basedOn w:val="Normal"/>
    <w:link w:val="BalloonTextChar"/>
    <w:uiPriority w:val="99"/>
    <w:semiHidden/>
    <w:unhideWhenUsed/>
    <w:rsid w:val="00014FE0"/>
    <w:pPr>
      <w:spacing w:after="0" w:line="240" w:lineRule="auto"/>
    </w:pPr>
    <w:rPr>
      <w:rFonts w:ascii="Tahoma" w:hAnsi="Tahoma" w:cs="Gautami"/>
      <w:sz w:val="16"/>
      <w:szCs w:val="16"/>
      <w:lang w:bidi="te-IN"/>
    </w:rPr>
  </w:style>
  <w:style w:type="character" w:customStyle="1" w:styleId="BalloonTextChar">
    <w:name w:val="Balloon Text Char"/>
    <w:link w:val="BalloonText"/>
    <w:uiPriority w:val="99"/>
    <w:semiHidden/>
    <w:rsid w:val="00014FE0"/>
    <w:rPr>
      <w:rFonts w:ascii="Tahoma" w:hAnsi="Tahoma" w:cs="Tahoma"/>
      <w:sz w:val="16"/>
      <w:szCs w:val="16"/>
      <w:lang w:val="en-US" w:eastAsia="en-US"/>
    </w:rPr>
  </w:style>
  <w:style w:type="paragraph" w:styleId="TOC4">
    <w:name w:val="toc 4"/>
    <w:basedOn w:val="Normal"/>
    <w:next w:val="Normal"/>
    <w:autoRedefine/>
    <w:uiPriority w:val="39"/>
    <w:unhideWhenUsed/>
    <w:rsid w:val="003700BF"/>
    <w:pPr>
      <w:spacing w:after="100"/>
      <w:ind w:left="660"/>
    </w:pPr>
  </w:style>
  <w:style w:type="paragraph" w:styleId="TOCHeading">
    <w:name w:val="TOC Heading"/>
    <w:basedOn w:val="Heading1"/>
    <w:next w:val="Normal"/>
    <w:uiPriority w:val="39"/>
    <w:semiHidden/>
    <w:unhideWhenUsed/>
    <w:qFormat/>
    <w:rsid w:val="00F65911"/>
    <w:pPr>
      <w:keepLines/>
      <w:numPr>
        <w:numId w:val="0"/>
      </w:numPr>
      <w:spacing w:before="480" w:after="0" w:line="276" w:lineRule="auto"/>
      <w:outlineLvl w:val="9"/>
    </w:pPr>
    <w:rPr>
      <w:rFonts w:ascii="Cambria" w:hAnsi="Cambria" w:cs="Times New Roman"/>
      <w:bCs/>
      <w:caps w:val="0"/>
      <w:color w:val="365F91"/>
      <w:kern w:val="0"/>
      <w:sz w:val="28"/>
      <w:szCs w:val="28"/>
    </w:rPr>
  </w:style>
  <w:style w:type="character" w:styleId="CommentReference">
    <w:name w:val="annotation reference"/>
    <w:basedOn w:val="DefaultParagraphFont"/>
    <w:uiPriority w:val="99"/>
    <w:semiHidden/>
    <w:unhideWhenUsed/>
    <w:rsid w:val="00FE1147"/>
    <w:rPr>
      <w:sz w:val="16"/>
      <w:szCs w:val="16"/>
    </w:rPr>
  </w:style>
  <w:style w:type="paragraph" w:styleId="CommentText">
    <w:name w:val="annotation text"/>
    <w:basedOn w:val="Normal"/>
    <w:link w:val="CommentTextChar"/>
    <w:uiPriority w:val="99"/>
    <w:unhideWhenUsed/>
    <w:rsid w:val="00FE1147"/>
    <w:rPr>
      <w:sz w:val="20"/>
      <w:szCs w:val="20"/>
    </w:rPr>
  </w:style>
  <w:style w:type="character" w:customStyle="1" w:styleId="CommentTextChar">
    <w:name w:val="Comment Text Char"/>
    <w:basedOn w:val="DefaultParagraphFont"/>
    <w:link w:val="CommentText"/>
    <w:uiPriority w:val="99"/>
    <w:rsid w:val="00FE1147"/>
    <w:rPr>
      <w:lang w:val="en-US" w:eastAsia="en-US"/>
    </w:rPr>
  </w:style>
  <w:style w:type="paragraph" w:styleId="CommentSubject">
    <w:name w:val="annotation subject"/>
    <w:basedOn w:val="CommentText"/>
    <w:next w:val="CommentText"/>
    <w:link w:val="CommentSubjectChar"/>
    <w:uiPriority w:val="99"/>
    <w:semiHidden/>
    <w:unhideWhenUsed/>
    <w:rsid w:val="00FE1147"/>
    <w:rPr>
      <w:b/>
      <w:bCs/>
    </w:rPr>
  </w:style>
  <w:style w:type="character" w:customStyle="1" w:styleId="CommentSubjectChar">
    <w:name w:val="Comment Subject Char"/>
    <w:basedOn w:val="CommentTextChar"/>
    <w:link w:val="CommentSubject"/>
    <w:uiPriority w:val="99"/>
    <w:semiHidden/>
    <w:rsid w:val="00FE1147"/>
    <w:rPr>
      <w:b/>
      <w:bCs/>
      <w:lang w:val="en-US" w:eastAsia="en-US"/>
    </w:rPr>
  </w:style>
  <w:style w:type="paragraph" w:styleId="Subtitle">
    <w:name w:val="Subtitle"/>
    <w:basedOn w:val="Normal"/>
    <w:next w:val="Normal"/>
    <w:link w:val="SubtitleChar"/>
    <w:uiPriority w:val="11"/>
    <w:qFormat/>
    <w:rsid w:val="00125DF0"/>
    <w:pPr>
      <w:spacing w:after="60"/>
      <w:jc w:val="center"/>
      <w:outlineLvl w:val="1"/>
    </w:pPr>
    <w:rPr>
      <w:rFonts w:ascii="Cambria" w:hAnsi="Cambria" w:cs="Gautami"/>
      <w:sz w:val="24"/>
      <w:szCs w:val="24"/>
    </w:rPr>
  </w:style>
  <w:style w:type="character" w:customStyle="1" w:styleId="SubtitleChar">
    <w:name w:val="Subtitle Char"/>
    <w:basedOn w:val="DefaultParagraphFont"/>
    <w:link w:val="Subtitle"/>
    <w:uiPriority w:val="11"/>
    <w:rsid w:val="00125DF0"/>
    <w:rPr>
      <w:rFonts w:ascii="Cambria" w:eastAsia="Times New Roman" w:hAnsi="Cambria" w:cs="Gautami"/>
      <w:sz w:val="24"/>
      <w:szCs w:val="24"/>
      <w:lang w:val="en-US" w:eastAsia="en-US" w:bidi="ar-SA"/>
    </w:rPr>
  </w:style>
  <w:style w:type="character" w:styleId="Strong">
    <w:name w:val="Strong"/>
    <w:basedOn w:val="DefaultParagraphFont"/>
    <w:uiPriority w:val="22"/>
    <w:qFormat/>
    <w:rsid w:val="00125DF0"/>
    <w:rPr>
      <w:rFonts w:cs="candra"/>
      <w:b/>
      <w:bCs/>
      <w:szCs w:val="24"/>
    </w:rPr>
  </w:style>
  <w:style w:type="paragraph" w:styleId="Quote">
    <w:name w:val="Quote"/>
    <w:basedOn w:val="Normal"/>
    <w:next w:val="Normal"/>
    <w:link w:val="QuoteChar"/>
    <w:uiPriority w:val="29"/>
    <w:qFormat/>
    <w:rsid w:val="00311B59"/>
    <w:rPr>
      <w:i/>
      <w:iCs/>
      <w:color w:val="000000"/>
    </w:rPr>
  </w:style>
  <w:style w:type="character" w:customStyle="1" w:styleId="QuoteChar">
    <w:name w:val="Quote Char"/>
    <w:basedOn w:val="DefaultParagraphFont"/>
    <w:link w:val="Quote"/>
    <w:uiPriority w:val="29"/>
    <w:rsid w:val="00311B59"/>
    <w:rPr>
      <w:i/>
      <w:iCs/>
      <w:color w:val="000000"/>
      <w:sz w:val="22"/>
      <w:szCs w:val="22"/>
      <w:lang w:val="en-US" w:eastAsia="en-US" w:bidi="ar-SA"/>
    </w:rPr>
  </w:style>
  <w:style w:type="paragraph" w:styleId="Revision">
    <w:name w:val="Revision"/>
    <w:hidden/>
    <w:uiPriority w:val="99"/>
    <w:semiHidden/>
    <w:rsid w:val="00FB0787"/>
    <w:rPr>
      <w:sz w:val="22"/>
      <w:szCs w:val="22"/>
    </w:rPr>
  </w:style>
  <w:style w:type="paragraph" w:styleId="TOC5">
    <w:name w:val="toc 5"/>
    <w:basedOn w:val="Normal"/>
    <w:next w:val="Normal"/>
    <w:autoRedefine/>
    <w:uiPriority w:val="39"/>
    <w:unhideWhenUsed/>
    <w:rsid w:val="006F621B"/>
    <w:pPr>
      <w:spacing w:after="100"/>
      <w:ind w:left="880"/>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6F621B"/>
    <w:pPr>
      <w:spacing w:after="100"/>
      <w:ind w:left="1100"/>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6F621B"/>
    <w:pPr>
      <w:spacing w:after="100"/>
      <w:ind w:left="1320"/>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6F621B"/>
    <w:pPr>
      <w:spacing w:after="100"/>
      <w:ind w:left="1540"/>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6F621B"/>
    <w:pPr>
      <w:spacing w:after="100"/>
      <w:ind w:left="1760"/>
    </w:pPr>
    <w:rPr>
      <w:rFonts w:asciiTheme="minorHAnsi" w:eastAsiaTheme="minorEastAsia" w:hAnsiTheme="minorHAnsi" w:cstheme="minorBidi"/>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1446920">
      <w:bodyDiv w:val="1"/>
      <w:marLeft w:val="0"/>
      <w:marRight w:val="0"/>
      <w:marTop w:val="0"/>
      <w:marBottom w:val="0"/>
      <w:divBdr>
        <w:top w:val="none" w:sz="0" w:space="0" w:color="auto"/>
        <w:left w:val="none" w:sz="0" w:space="0" w:color="auto"/>
        <w:bottom w:val="none" w:sz="0" w:space="0" w:color="auto"/>
        <w:right w:val="none" w:sz="0" w:space="0" w:color="auto"/>
      </w:divBdr>
    </w:div>
    <w:div w:id="388308720">
      <w:bodyDiv w:val="1"/>
      <w:marLeft w:val="0"/>
      <w:marRight w:val="0"/>
      <w:marTop w:val="0"/>
      <w:marBottom w:val="0"/>
      <w:divBdr>
        <w:top w:val="none" w:sz="0" w:space="0" w:color="auto"/>
        <w:left w:val="none" w:sz="0" w:space="0" w:color="auto"/>
        <w:bottom w:val="none" w:sz="0" w:space="0" w:color="auto"/>
        <w:right w:val="none" w:sz="0" w:space="0" w:color="auto"/>
      </w:divBdr>
    </w:div>
    <w:div w:id="394161678">
      <w:bodyDiv w:val="1"/>
      <w:marLeft w:val="0"/>
      <w:marRight w:val="0"/>
      <w:marTop w:val="0"/>
      <w:marBottom w:val="0"/>
      <w:divBdr>
        <w:top w:val="none" w:sz="0" w:space="0" w:color="auto"/>
        <w:left w:val="none" w:sz="0" w:space="0" w:color="auto"/>
        <w:bottom w:val="none" w:sz="0" w:space="0" w:color="auto"/>
        <w:right w:val="none" w:sz="0" w:space="0" w:color="auto"/>
      </w:divBdr>
    </w:div>
    <w:div w:id="467361601">
      <w:bodyDiv w:val="1"/>
      <w:marLeft w:val="0"/>
      <w:marRight w:val="0"/>
      <w:marTop w:val="0"/>
      <w:marBottom w:val="0"/>
      <w:divBdr>
        <w:top w:val="none" w:sz="0" w:space="0" w:color="auto"/>
        <w:left w:val="none" w:sz="0" w:space="0" w:color="auto"/>
        <w:bottom w:val="none" w:sz="0" w:space="0" w:color="auto"/>
        <w:right w:val="none" w:sz="0" w:space="0" w:color="auto"/>
      </w:divBdr>
    </w:div>
    <w:div w:id="525291480">
      <w:bodyDiv w:val="1"/>
      <w:marLeft w:val="0"/>
      <w:marRight w:val="0"/>
      <w:marTop w:val="0"/>
      <w:marBottom w:val="0"/>
      <w:divBdr>
        <w:top w:val="none" w:sz="0" w:space="0" w:color="auto"/>
        <w:left w:val="none" w:sz="0" w:space="0" w:color="auto"/>
        <w:bottom w:val="none" w:sz="0" w:space="0" w:color="auto"/>
        <w:right w:val="none" w:sz="0" w:space="0" w:color="auto"/>
      </w:divBdr>
    </w:div>
    <w:div w:id="848325915">
      <w:bodyDiv w:val="1"/>
      <w:marLeft w:val="0"/>
      <w:marRight w:val="0"/>
      <w:marTop w:val="0"/>
      <w:marBottom w:val="0"/>
      <w:divBdr>
        <w:top w:val="none" w:sz="0" w:space="0" w:color="auto"/>
        <w:left w:val="none" w:sz="0" w:space="0" w:color="auto"/>
        <w:bottom w:val="none" w:sz="0" w:space="0" w:color="auto"/>
        <w:right w:val="none" w:sz="0" w:space="0" w:color="auto"/>
      </w:divBdr>
    </w:div>
    <w:div w:id="864757938">
      <w:bodyDiv w:val="1"/>
      <w:marLeft w:val="0"/>
      <w:marRight w:val="0"/>
      <w:marTop w:val="0"/>
      <w:marBottom w:val="0"/>
      <w:divBdr>
        <w:top w:val="none" w:sz="0" w:space="0" w:color="auto"/>
        <w:left w:val="none" w:sz="0" w:space="0" w:color="auto"/>
        <w:bottom w:val="none" w:sz="0" w:space="0" w:color="auto"/>
        <w:right w:val="none" w:sz="0" w:space="0" w:color="auto"/>
      </w:divBdr>
    </w:div>
    <w:div w:id="1071586715">
      <w:bodyDiv w:val="1"/>
      <w:marLeft w:val="0"/>
      <w:marRight w:val="0"/>
      <w:marTop w:val="0"/>
      <w:marBottom w:val="0"/>
      <w:divBdr>
        <w:top w:val="none" w:sz="0" w:space="0" w:color="auto"/>
        <w:left w:val="none" w:sz="0" w:space="0" w:color="auto"/>
        <w:bottom w:val="none" w:sz="0" w:space="0" w:color="auto"/>
        <w:right w:val="none" w:sz="0" w:space="0" w:color="auto"/>
      </w:divBdr>
    </w:div>
    <w:div w:id="1086002394">
      <w:bodyDiv w:val="1"/>
      <w:marLeft w:val="0"/>
      <w:marRight w:val="0"/>
      <w:marTop w:val="0"/>
      <w:marBottom w:val="0"/>
      <w:divBdr>
        <w:top w:val="none" w:sz="0" w:space="0" w:color="auto"/>
        <w:left w:val="none" w:sz="0" w:space="0" w:color="auto"/>
        <w:bottom w:val="none" w:sz="0" w:space="0" w:color="auto"/>
        <w:right w:val="none" w:sz="0" w:space="0" w:color="auto"/>
      </w:divBdr>
    </w:div>
    <w:div w:id="1133593706">
      <w:bodyDiv w:val="1"/>
      <w:marLeft w:val="0"/>
      <w:marRight w:val="0"/>
      <w:marTop w:val="0"/>
      <w:marBottom w:val="0"/>
      <w:divBdr>
        <w:top w:val="none" w:sz="0" w:space="0" w:color="auto"/>
        <w:left w:val="none" w:sz="0" w:space="0" w:color="auto"/>
        <w:bottom w:val="none" w:sz="0" w:space="0" w:color="auto"/>
        <w:right w:val="none" w:sz="0" w:space="0" w:color="auto"/>
      </w:divBdr>
    </w:div>
    <w:div w:id="1150364032">
      <w:bodyDiv w:val="1"/>
      <w:marLeft w:val="0"/>
      <w:marRight w:val="0"/>
      <w:marTop w:val="0"/>
      <w:marBottom w:val="0"/>
      <w:divBdr>
        <w:top w:val="none" w:sz="0" w:space="0" w:color="auto"/>
        <w:left w:val="none" w:sz="0" w:space="0" w:color="auto"/>
        <w:bottom w:val="none" w:sz="0" w:space="0" w:color="auto"/>
        <w:right w:val="none" w:sz="0" w:space="0" w:color="auto"/>
      </w:divBdr>
    </w:div>
    <w:div w:id="1174299309">
      <w:bodyDiv w:val="1"/>
      <w:marLeft w:val="0"/>
      <w:marRight w:val="0"/>
      <w:marTop w:val="0"/>
      <w:marBottom w:val="0"/>
      <w:divBdr>
        <w:top w:val="none" w:sz="0" w:space="0" w:color="auto"/>
        <w:left w:val="none" w:sz="0" w:space="0" w:color="auto"/>
        <w:bottom w:val="none" w:sz="0" w:space="0" w:color="auto"/>
        <w:right w:val="none" w:sz="0" w:space="0" w:color="auto"/>
      </w:divBdr>
    </w:div>
    <w:div w:id="1190147065">
      <w:bodyDiv w:val="1"/>
      <w:marLeft w:val="0"/>
      <w:marRight w:val="0"/>
      <w:marTop w:val="0"/>
      <w:marBottom w:val="0"/>
      <w:divBdr>
        <w:top w:val="none" w:sz="0" w:space="0" w:color="auto"/>
        <w:left w:val="none" w:sz="0" w:space="0" w:color="auto"/>
        <w:bottom w:val="none" w:sz="0" w:space="0" w:color="auto"/>
        <w:right w:val="none" w:sz="0" w:space="0" w:color="auto"/>
      </w:divBdr>
    </w:div>
    <w:div w:id="1244489235">
      <w:bodyDiv w:val="1"/>
      <w:marLeft w:val="0"/>
      <w:marRight w:val="0"/>
      <w:marTop w:val="0"/>
      <w:marBottom w:val="0"/>
      <w:divBdr>
        <w:top w:val="none" w:sz="0" w:space="0" w:color="auto"/>
        <w:left w:val="none" w:sz="0" w:space="0" w:color="auto"/>
        <w:bottom w:val="none" w:sz="0" w:space="0" w:color="auto"/>
        <w:right w:val="none" w:sz="0" w:space="0" w:color="auto"/>
      </w:divBdr>
    </w:div>
    <w:div w:id="1279410385">
      <w:bodyDiv w:val="1"/>
      <w:marLeft w:val="0"/>
      <w:marRight w:val="0"/>
      <w:marTop w:val="0"/>
      <w:marBottom w:val="0"/>
      <w:divBdr>
        <w:top w:val="none" w:sz="0" w:space="0" w:color="auto"/>
        <w:left w:val="none" w:sz="0" w:space="0" w:color="auto"/>
        <w:bottom w:val="none" w:sz="0" w:space="0" w:color="auto"/>
        <w:right w:val="none" w:sz="0" w:space="0" w:color="auto"/>
      </w:divBdr>
    </w:div>
    <w:div w:id="1292127003">
      <w:bodyDiv w:val="1"/>
      <w:marLeft w:val="0"/>
      <w:marRight w:val="0"/>
      <w:marTop w:val="0"/>
      <w:marBottom w:val="0"/>
      <w:divBdr>
        <w:top w:val="none" w:sz="0" w:space="0" w:color="auto"/>
        <w:left w:val="none" w:sz="0" w:space="0" w:color="auto"/>
        <w:bottom w:val="none" w:sz="0" w:space="0" w:color="auto"/>
        <w:right w:val="none" w:sz="0" w:space="0" w:color="auto"/>
      </w:divBdr>
    </w:div>
    <w:div w:id="1303383718">
      <w:bodyDiv w:val="1"/>
      <w:marLeft w:val="0"/>
      <w:marRight w:val="0"/>
      <w:marTop w:val="0"/>
      <w:marBottom w:val="0"/>
      <w:divBdr>
        <w:top w:val="none" w:sz="0" w:space="0" w:color="auto"/>
        <w:left w:val="none" w:sz="0" w:space="0" w:color="auto"/>
        <w:bottom w:val="none" w:sz="0" w:space="0" w:color="auto"/>
        <w:right w:val="none" w:sz="0" w:space="0" w:color="auto"/>
      </w:divBdr>
    </w:div>
    <w:div w:id="1490901481">
      <w:bodyDiv w:val="1"/>
      <w:marLeft w:val="0"/>
      <w:marRight w:val="0"/>
      <w:marTop w:val="0"/>
      <w:marBottom w:val="0"/>
      <w:divBdr>
        <w:top w:val="none" w:sz="0" w:space="0" w:color="auto"/>
        <w:left w:val="none" w:sz="0" w:space="0" w:color="auto"/>
        <w:bottom w:val="none" w:sz="0" w:space="0" w:color="auto"/>
        <w:right w:val="none" w:sz="0" w:space="0" w:color="auto"/>
      </w:divBdr>
    </w:div>
    <w:div w:id="1547526984">
      <w:bodyDiv w:val="1"/>
      <w:marLeft w:val="0"/>
      <w:marRight w:val="0"/>
      <w:marTop w:val="0"/>
      <w:marBottom w:val="0"/>
      <w:divBdr>
        <w:top w:val="none" w:sz="0" w:space="0" w:color="auto"/>
        <w:left w:val="none" w:sz="0" w:space="0" w:color="auto"/>
        <w:bottom w:val="none" w:sz="0" w:space="0" w:color="auto"/>
        <w:right w:val="none" w:sz="0" w:space="0" w:color="auto"/>
      </w:divBdr>
    </w:div>
    <w:div w:id="1552040713">
      <w:bodyDiv w:val="1"/>
      <w:marLeft w:val="0"/>
      <w:marRight w:val="0"/>
      <w:marTop w:val="0"/>
      <w:marBottom w:val="0"/>
      <w:divBdr>
        <w:top w:val="none" w:sz="0" w:space="0" w:color="auto"/>
        <w:left w:val="none" w:sz="0" w:space="0" w:color="auto"/>
        <w:bottom w:val="none" w:sz="0" w:space="0" w:color="auto"/>
        <w:right w:val="none" w:sz="0" w:space="0" w:color="auto"/>
      </w:divBdr>
    </w:div>
    <w:div w:id="1619483222">
      <w:bodyDiv w:val="1"/>
      <w:marLeft w:val="0"/>
      <w:marRight w:val="0"/>
      <w:marTop w:val="0"/>
      <w:marBottom w:val="0"/>
      <w:divBdr>
        <w:top w:val="none" w:sz="0" w:space="0" w:color="auto"/>
        <w:left w:val="none" w:sz="0" w:space="0" w:color="auto"/>
        <w:bottom w:val="none" w:sz="0" w:space="0" w:color="auto"/>
        <w:right w:val="none" w:sz="0" w:space="0" w:color="auto"/>
      </w:divBdr>
    </w:div>
    <w:div w:id="1633751117">
      <w:bodyDiv w:val="1"/>
      <w:marLeft w:val="0"/>
      <w:marRight w:val="0"/>
      <w:marTop w:val="0"/>
      <w:marBottom w:val="0"/>
      <w:divBdr>
        <w:top w:val="none" w:sz="0" w:space="0" w:color="auto"/>
        <w:left w:val="none" w:sz="0" w:space="0" w:color="auto"/>
        <w:bottom w:val="none" w:sz="0" w:space="0" w:color="auto"/>
        <w:right w:val="none" w:sz="0" w:space="0" w:color="auto"/>
      </w:divBdr>
    </w:div>
    <w:div w:id="1683316269">
      <w:bodyDiv w:val="1"/>
      <w:marLeft w:val="0"/>
      <w:marRight w:val="0"/>
      <w:marTop w:val="0"/>
      <w:marBottom w:val="0"/>
      <w:divBdr>
        <w:top w:val="none" w:sz="0" w:space="0" w:color="auto"/>
        <w:left w:val="none" w:sz="0" w:space="0" w:color="auto"/>
        <w:bottom w:val="none" w:sz="0" w:space="0" w:color="auto"/>
        <w:right w:val="none" w:sz="0" w:space="0" w:color="auto"/>
      </w:divBdr>
    </w:div>
    <w:div w:id="1751581345">
      <w:bodyDiv w:val="1"/>
      <w:marLeft w:val="0"/>
      <w:marRight w:val="0"/>
      <w:marTop w:val="0"/>
      <w:marBottom w:val="0"/>
      <w:divBdr>
        <w:top w:val="none" w:sz="0" w:space="0" w:color="auto"/>
        <w:left w:val="none" w:sz="0" w:space="0" w:color="auto"/>
        <w:bottom w:val="none" w:sz="0" w:space="0" w:color="auto"/>
        <w:right w:val="none" w:sz="0" w:space="0" w:color="auto"/>
      </w:divBdr>
    </w:div>
    <w:div w:id="2000498559">
      <w:bodyDiv w:val="1"/>
      <w:marLeft w:val="0"/>
      <w:marRight w:val="0"/>
      <w:marTop w:val="0"/>
      <w:marBottom w:val="0"/>
      <w:divBdr>
        <w:top w:val="none" w:sz="0" w:space="0" w:color="auto"/>
        <w:left w:val="none" w:sz="0" w:space="0" w:color="auto"/>
        <w:bottom w:val="none" w:sz="0" w:space="0" w:color="auto"/>
        <w:right w:val="none" w:sz="0" w:space="0" w:color="auto"/>
      </w:divBdr>
    </w:div>
    <w:div w:id="2038433980">
      <w:bodyDiv w:val="1"/>
      <w:marLeft w:val="0"/>
      <w:marRight w:val="0"/>
      <w:marTop w:val="0"/>
      <w:marBottom w:val="0"/>
      <w:divBdr>
        <w:top w:val="none" w:sz="0" w:space="0" w:color="auto"/>
        <w:left w:val="none" w:sz="0" w:space="0" w:color="auto"/>
        <w:bottom w:val="none" w:sz="0" w:space="0" w:color="auto"/>
        <w:right w:val="none" w:sz="0" w:space="0" w:color="auto"/>
      </w:divBdr>
      <w:divsChild>
        <w:div w:id="749890183">
          <w:marLeft w:val="0"/>
          <w:marRight w:val="0"/>
          <w:marTop w:val="0"/>
          <w:marBottom w:val="0"/>
          <w:divBdr>
            <w:top w:val="none" w:sz="0" w:space="0" w:color="auto"/>
            <w:left w:val="none" w:sz="0" w:space="0" w:color="auto"/>
            <w:bottom w:val="none" w:sz="0" w:space="0" w:color="auto"/>
            <w:right w:val="none" w:sz="0" w:space="0" w:color="auto"/>
          </w:divBdr>
          <w:divsChild>
            <w:div w:id="117403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vkbio.com/" TargetMode="Externa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D206E9-4E52-4CF5-9F4A-821482891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4136</Words>
  <Characters>23580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Microsoft</Company>
  <LinksUpToDate>false</LinksUpToDate>
  <CharactersWithSpaces>27661</CharactersWithSpaces>
  <SharedDoc>false</SharedDoc>
  <HLinks>
    <vt:vector size="240" baseType="variant">
      <vt:variant>
        <vt:i4>2752637</vt:i4>
      </vt:variant>
      <vt:variant>
        <vt:i4>279</vt:i4>
      </vt:variant>
      <vt:variant>
        <vt:i4>0</vt:i4>
      </vt:variant>
      <vt:variant>
        <vt:i4>5</vt:i4>
      </vt:variant>
      <vt:variant>
        <vt:lpwstr>\\infwd194\Global CTOD\scoping\Reports\CTOD Summary reports.xlsx</vt:lpwstr>
      </vt:variant>
      <vt:variant>
        <vt:lpwstr/>
      </vt:variant>
      <vt:variant>
        <vt:i4>7274615</vt:i4>
      </vt:variant>
      <vt:variant>
        <vt:i4>255</vt:i4>
      </vt:variant>
      <vt:variant>
        <vt:i4>0</vt:i4>
      </vt:variant>
      <vt:variant>
        <vt:i4>5</vt:i4>
      </vt:variant>
      <vt:variant>
        <vt:lpwstr>\\infwd194\Global CTOD\scoping\Search\Customized Template.xlsx</vt:lpwstr>
      </vt:variant>
      <vt:variant>
        <vt:lpwstr/>
      </vt:variant>
      <vt:variant>
        <vt:i4>720979</vt:i4>
      </vt:variant>
      <vt:variant>
        <vt:i4>243</vt:i4>
      </vt:variant>
      <vt:variant>
        <vt:i4>0</vt:i4>
      </vt:variant>
      <vt:variant>
        <vt:i4>5</vt:i4>
      </vt:variant>
      <vt:variant>
        <vt:lpwstr>\\infwd194\rajasekhar\inp34\Global CTOD\scoping\Search\View Studies Format.xlsx</vt:lpwstr>
      </vt:variant>
      <vt:variant>
        <vt:lpwstr/>
      </vt:variant>
      <vt:variant>
        <vt:i4>852083</vt:i4>
      </vt:variant>
      <vt:variant>
        <vt:i4>237</vt:i4>
      </vt:variant>
      <vt:variant>
        <vt:i4>0</vt:i4>
      </vt:variant>
      <vt:variant>
        <vt:i4>5</vt:i4>
      </vt:variant>
      <vt:variant>
        <vt:lpwstr>\\infwd194\Global CTOD\scoping\Search\Search Variables and Values_V1.1.xlsx</vt:lpwstr>
      </vt:variant>
      <vt:variant>
        <vt:lpwstr/>
      </vt:variant>
      <vt:variant>
        <vt:i4>3276820</vt:i4>
      </vt:variant>
      <vt:variant>
        <vt:i4>234</vt:i4>
      </vt:variant>
      <vt:variant>
        <vt:i4>0</vt:i4>
      </vt:variant>
      <vt:variant>
        <vt:i4>5</vt:i4>
      </vt:variant>
      <vt:variant>
        <vt:lpwstr>\\infwd194\Global CTOD\scoping\Search\Search Page model_v2.0.xlsx</vt:lpwstr>
      </vt:variant>
      <vt:variant>
        <vt:lpwstr/>
      </vt:variant>
      <vt:variant>
        <vt:i4>1507381</vt:i4>
      </vt:variant>
      <vt:variant>
        <vt:i4>203</vt:i4>
      </vt:variant>
      <vt:variant>
        <vt:i4>0</vt:i4>
      </vt:variant>
      <vt:variant>
        <vt:i4>5</vt:i4>
      </vt:variant>
      <vt:variant>
        <vt:lpwstr/>
      </vt:variant>
      <vt:variant>
        <vt:lpwstr>_Toc365277431</vt:lpwstr>
      </vt:variant>
      <vt:variant>
        <vt:i4>1507381</vt:i4>
      </vt:variant>
      <vt:variant>
        <vt:i4>197</vt:i4>
      </vt:variant>
      <vt:variant>
        <vt:i4>0</vt:i4>
      </vt:variant>
      <vt:variant>
        <vt:i4>5</vt:i4>
      </vt:variant>
      <vt:variant>
        <vt:lpwstr/>
      </vt:variant>
      <vt:variant>
        <vt:lpwstr>_Toc365277430</vt:lpwstr>
      </vt:variant>
      <vt:variant>
        <vt:i4>1441845</vt:i4>
      </vt:variant>
      <vt:variant>
        <vt:i4>191</vt:i4>
      </vt:variant>
      <vt:variant>
        <vt:i4>0</vt:i4>
      </vt:variant>
      <vt:variant>
        <vt:i4>5</vt:i4>
      </vt:variant>
      <vt:variant>
        <vt:lpwstr/>
      </vt:variant>
      <vt:variant>
        <vt:lpwstr>_Toc365277429</vt:lpwstr>
      </vt:variant>
      <vt:variant>
        <vt:i4>1441845</vt:i4>
      </vt:variant>
      <vt:variant>
        <vt:i4>185</vt:i4>
      </vt:variant>
      <vt:variant>
        <vt:i4>0</vt:i4>
      </vt:variant>
      <vt:variant>
        <vt:i4>5</vt:i4>
      </vt:variant>
      <vt:variant>
        <vt:lpwstr/>
      </vt:variant>
      <vt:variant>
        <vt:lpwstr>_Toc365277428</vt:lpwstr>
      </vt:variant>
      <vt:variant>
        <vt:i4>1441845</vt:i4>
      </vt:variant>
      <vt:variant>
        <vt:i4>179</vt:i4>
      </vt:variant>
      <vt:variant>
        <vt:i4>0</vt:i4>
      </vt:variant>
      <vt:variant>
        <vt:i4>5</vt:i4>
      </vt:variant>
      <vt:variant>
        <vt:lpwstr/>
      </vt:variant>
      <vt:variant>
        <vt:lpwstr>_Toc365277427</vt:lpwstr>
      </vt:variant>
      <vt:variant>
        <vt:i4>1441845</vt:i4>
      </vt:variant>
      <vt:variant>
        <vt:i4>173</vt:i4>
      </vt:variant>
      <vt:variant>
        <vt:i4>0</vt:i4>
      </vt:variant>
      <vt:variant>
        <vt:i4>5</vt:i4>
      </vt:variant>
      <vt:variant>
        <vt:lpwstr/>
      </vt:variant>
      <vt:variant>
        <vt:lpwstr>_Toc365277426</vt:lpwstr>
      </vt:variant>
      <vt:variant>
        <vt:i4>1441845</vt:i4>
      </vt:variant>
      <vt:variant>
        <vt:i4>167</vt:i4>
      </vt:variant>
      <vt:variant>
        <vt:i4>0</vt:i4>
      </vt:variant>
      <vt:variant>
        <vt:i4>5</vt:i4>
      </vt:variant>
      <vt:variant>
        <vt:lpwstr/>
      </vt:variant>
      <vt:variant>
        <vt:lpwstr>_Toc365277425</vt:lpwstr>
      </vt:variant>
      <vt:variant>
        <vt:i4>1441845</vt:i4>
      </vt:variant>
      <vt:variant>
        <vt:i4>161</vt:i4>
      </vt:variant>
      <vt:variant>
        <vt:i4>0</vt:i4>
      </vt:variant>
      <vt:variant>
        <vt:i4>5</vt:i4>
      </vt:variant>
      <vt:variant>
        <vt:lpwstr/>
      </vt:variant>
      <vt:variant>
        <vt:lpwstr>_Toc365277424</vt:lpwstr>
      </vt:variant>
      <vt:variant>
        <vt:i4>1441845</vt:i4>
      </vt:variant>
      <vt:variant>
        <vt:i4>155</vt:i4>
      </vt:variant>
      <vt:variant>
        <vt:i4>0</vt:i4>
      </vt:variant>
      <vt:variant>
        <vt:i4>5</vt:i4>
      </vt:variant>
      <vt:variant>
        <vt:lpwstr/>
      </vt:variant>
      <vt:variant>
        <vt:lpwstr>_Toc365277423</vt:lpwstr>
      </vt:variant>
      <vt:variant>
        <vt:i4>1441845</vt:i4>
      </vt:variant>
      <vt:variant>
        <vt:i4>149</vt:i4>
      </vt:variant>
      <vt:variant>
        <vt:i4>0</vt:i4>
      </vt:variant>
      <vt:variant>
        <vt:i4>5</vt:i4>
      </vt:variant>
      <vt:variant>
        <vt:lpwstr/>
      </vt:variant>
      <vt:variant>
        <vt:lpwstr>_Toc365277422</vt:lpwstr>
      </vt:variant>
      <vt:variant>
        <vt:i4>1441845</vt:i4>
      </vt:variant>
      <vt:variant>
        <vt:i4>143</vt:i4>
      </vt:variant>
      <vt:variant>
        <vt:i4>0</vt:i4>
      </vt:variant>
      <vt:variant>
        <vt:i4>5</vt:i4>
      </vt:variant>
      <vt:variant>
        <vt:lpwstr/>
      </vt:variant>
      <vt:variant>
        <vt:lpwstr>_Toc365277421</vt:lpwstr>
      </vt:variant>
      <vt:variant>
        <vt:i4>1441845</vt:i4>
      </vt:variant>
      <vt:variant>
        <vt:i4>137</vt:i4>
      </vt:variant>
      <vt:variant>
        <vt:i4>0</vt:i4>
      </vt:variant>
      <vt:variant>
        <vt:i4>5</vt:i4>
      </vt:variant>
      <vt:variant>
        <vt:lpwstr/>
      </vt:variant>
      <vt:variant>
        <vt:lpwstr>_Toc365277420</vt:lpwstr>
      </vt:variant>
      <vt:variant>
        <vt:i4>1376309</vt:i4>
      </vt:variant>
      <vt:variant>
        <vt:i4>131</vt:i4>
      </vt:variant>
      <vt:variant>
        <vt:i4>0</vt:i4>
      </vt:variant>
      <vt:variant>
        <vt:i4>5</vt:i4>
      </vt:variant>
      <vt:variant>
        <vt:lpwstr/>
      </vt:variant>
      <vt:variant>
        <vt:lpwstr>_Toc365277419</vt:lpwstr>
      </vt:variant>
      <vt:variant>
        <vt:i4>1376309</vt:i4>
      </vt:variant>
      <vt:variant>
        <vt:i4>125</vt:i4>
      </vt:variant>
      <vt:variant>
        <vt:i4>0</vt:i4>
      </vt:variant>
      <vt:variant>
        <vt:i4>5</vt:i4>
      </vt:variant>
      <vt:variant>
        <vt:lpwstr/>
      </vt:variant>
      <vt:variant>
        <vt:lpwstr>_Toc365277418</vt:lpwstr>
      </vt:variant>
      <vt:variant>
        <vt:i4>1376309</vt:i4>
      </vt:variant>
      <vt:variant>
        <vt:i4>119</vt:i4>
      </vt:variant>
      <vt:variant>
        <vt:i4>0</vt:i4>
      </vt:variant>
      <vt:variant>
        <vt:i4>5</vt:i4>
      </vt:variant>
      <vt:variant>
        <vt:lpwstr/>
      </vt:variant>
      <vt:variant>
        <vt:lpwstr>_Toc365277417</vt:lpwstr>
      </vt:variant>
      <vt:variant>
        <vt:i4>1376309</vt:i4>
      </vt:variant>
      <vt:variant>
        <vt:i4>113</vt:i4>
      </vt:variant>
      <vt:variant>
        <vt:i4>0</vt:i4>
      </vt:variant>
      <vt:variant>
        <vt:i4>5</vt:i4>
      </vt:variant>
      <vt:variant>
        <vt:lpwstr/>
      </vt:variant>
      <vt:variant>
        <vt:lpwstr>_Toc365277416</vt:lpwstr>
      </vt:variant>
      <vt:variant>
        <vt:i4>1376309</vt:i4>
      </vt:variant>
      <vt:variant>
        <vt:i4>107</vt:i4>
      </vt:variant>
      <vt:variant>
        <vt:i4>0</vt:i4>
      </vt:variant>
      <vt:variant>
        <vt:i4>5</vt:i4>
      </vt:variant>
      <vt:variant>
        <vt:lpwstr/>
      </vt:variant>
      <vt:variant>
        <vt:lpwstr>_Toc365277415</vt:lpwstr>
      </vt:variant>
      <vt:variant>
        <vt:i4>1376309</vt:i4>
      </vt:variant>
      <vt:variant>
        <vt:i4>101</vt:i4>
      </vt:variant>
      <vt:variant>
        <vt:i4>0</vt:i4>
      </vt:variant>
      <vt:variant>
        <vt:i4>5</vt:i4>
      </vt:variant>
      <vt:variant>
        <vt:lpwstr/>
      </vt:variant>
      <vt:variant>
        <vt:lpwstr>_Toc365277414</vt:lpwstr>
      </vt:variant>
      <vt:variant>
        <vt:i4>1376309</vt:i4>
      </vt:variant>
      <vt:variant>
        <vt:i4>95</vt:i4>
      </vt:variant>
      <vt:variant>
        <vt:i4>0</vt:i4>
      </vt:variant>
      <vt:variant>
        <vt:i4>5</vt:i4>
      </vt:variant>
      <vt:variant>
        <vt:lpwstr/>
      </vt:variant>
      <vt:variant>
        <vt:lpwstr>_Toc365277413</vt:lpwstr>
      </vt:variant>
      <vt:variant>
        <vt:i4>1376309</vt:i4>
      </vt:variant>
      <vt:variant>
        <vt:i4>89</vt:i4>
      </vt:variant>
      <vt:variant>
        <vt:i4>0</vt:i4>
      </vt:variant>
      <vt:variant>
        <vt:i4>5</vt:i4>
      </vt:variant>
      <vt:variant>
        <vt:lpwstr/>
      </vt:variant>
      <vt:variant>
        <vt:lpwstr>_Toc365277412</vt:lpwstr>
      </vt:variant>
      <vt:variant>
        <vt:i4>1376309</vt:i4>
      </vt:variant>
      <vt:variant>
        <vt:i4>83</vt:i4>
      </vt:variant>
      <vt:variant>
        <vt:i4>0</vt:i4>
      </vt:variant>
      <vt:variant>
        <vt:i4>5</vt:i4>
      </vt:variant>
      <vt:variant>
        <vt:lpwstr/>
      </vt:variant>
      <vt:variant>
        <vt:lpwstr>_Toc365277411</vt:lpwstr>
      </vt:variant>
      <vt:variant>
        <vt:i4>1376309</vt:i4>
      </vt:variant>
      <vt:variant>
        <vt:i4>77</vt:i4>
      </vt:variant>
      <vt:variant>
        <vt:i4>0</vt:i4>
      </vt:variant>
      <vt:variant>
        <vt:i4>5</vt:i4>
      </vt:variant>
      <vt:variant>
        <vt:lpwstr/>
      </vt:variant>
      <vt:variant>
        <vt:lpwstr>_Toc365277410</vt:lpwstr>
      </vt:variant>
      <vt:variant>
        <vt:i4>1310773</vt:i4>
      </vt:variant>
      <vt:variant>
        <vt:i4>71</vt:i4>
      </vt:variant>
      <vt:variant>
        <vt:i4>0</vt:i4>
      </vt:variant>
      <vt:variant>
        <vt:i4>5</vt:i4>
      </vt:variant>
      <vt:variant>
        <vt:lpwstr/>
      </vt:variant>
      <vt:variant>
        <vt:lpwstr>_Toc365277409</vt:lpwstr>
      </vt:variant>
      <vt:variant>
        <vt:i4>1310773</vt:i4>
      </vt:variant>
      <vt:variant>
        <vt:i4>65</vt:i4>
      </vt:variant>
      <vt:variant>
        <vt:i4>0</vt:i4>
      </vt:variant>
      <vt:variant>
        <vt:i4>5</vt:i4>
      </vt:variant>
      <vt:variant>
        <vt:lpwstr/>
      </vt:variant>
      <vt:variant>
        <vt:lpwstr>_Toc365277408</vt:lpwstr>
      </vt:variant>
      <vt:variant>
        <vt:i4>1310773</vt:i4>
      </vt:variant>
      <vt:variant>
        <vt:i4>59</vt:i4>
      </vt:variant>
      <vt:variant>
        <vt:i4>0</vt:i4>
      </vt:variant>
      <vt:variant>
        <vt:i4>5</vt:i4>
      </vt:variant>
      <vt:variant>
        <vt:lpwstr/>
      </vt:variant>
      <vt:variant>
        <vt:lpwstr>_Toc365277407</vt:lpwstr>
      </vt:variant>
      <vt:variant>
        <vt:i4>1310773</vt:i4>
      </vt:variant>
      <vt:variant>
        <vt:i4>53</vt:i4>
      </vt:variant>
      <vt:variant>
        <vt:i4>0</vt:i4>
      </vt:variant>
      <vt:variant>
        <vt:i4>5</vt:i4>
      </vt:variant>
      <vt:variant>
        <vt:lpwstr/>
      </vt:variant>
      <vt:variant>
        <vt:lpwstr>_Toc365277406</vt:lpwstr>
      </vt:variant>
      <vt:variant>
        <vt:i4>1310773</vt:i4>
      </vt:variant>
      <vt:variant>
        <vt:i4>47</vt:i4>
      </vt:variant>
      <vt:variant>
        <vt:i4>0</vt:i4>
      </vt:variant>
      <vt:variant>
        <vt:i4>5</vt:i4>
      </vt:variant>
      <vt:variant>
        <vt:lpwstr/>
      </vt:variant>
      <vt:variant>
        <vt:lpwstr>_Toc365277405</vt:lpwstr>
      </vt:variant>
      <vt:variant>
        <vt:i4>1310773</vt:i4>
      </vt:variant>
      <vt:variant>
        <vt:i4>41</vt:i4>
      </vt:variant>
      <vt:variant>
        <vt:i4>0</vt:i4>
      </vt:variant>
      <vt:variant>
        <vt:i4>5</vt:i4>
      </vt:variant>
      <vt:variant>
        <vt:lpwstr/>
      </vt:variant>
      <vt:variant>
        <vt:lpwstr>_Toc365277404</vt:lpwstr>
      </vt:variant>
      <vt:variant>
        <vt:i4>1310773</vt:i4>
      </vt:variant>
      <vt:variant>
        <vt:i4>35</vt:i4>
      </vt:variant>
      <vt:variant>
        <vt:i4>0</vt:i4>
      </vt:variant>
      <vt:variant>
        <vt:i4>5</vt:i4>
      </vt:variant>
      <vt:variant>
        <vt:lpwstr/>
      </vt:variant>
      <vt:variant>
        <vt:lpwstr>_Toc365277403</vt:lpwstr>
      </vt:variant>
      <vt:variant>
        <vt:i4>1310773</vt:i4>
      </vt:variant>
      <vt:variant>
        <vt:i4>29</vt:i4>
      </vt:variant>
      <vt:variant>
        <vt:i4>0</vt:i4>
      </vt:variant>
      <vt:variant>
        <vt:i4>5</vt:i4>
      </vt:variant>
      <vt:variant>
        <vt:lpwstr/>
      </vt:variant>
      <vt:variant>
        <vt:lpwstr>_Toc365277402</vt:lpwstr>
      </vt:variant>
      <vt:variant>
        <vt:i4>1310773</vt:i4>
      </vt:variant>
      <vt:variant>
        <vt:i4>23</vt:i4>
      </vt:variant>
      <vt:variant>
        <vt:i4>0</vt:i4>
      </vt:variant>
      <vt:variant>
        <vt:i4>5</vt:i4>
      </vt:variant>
      <vt:variant>
        <vt:lpwstr/>
      </vt:variant>
      <vt:variant>
        <vt:lpwstr>_Toc365277401</vt:lpwstr>
      </vt:variant>
      <vt:variant>
        <vt:i4>1310773</vt:i4>
      </vt:variant>
      <vt:variant>
        <vt:i4>17</vt:i4>
      </vt:variant>
      <vt:variant>
        <vt:i4>0</vt:i4>
      </vt:variant>
      <vt:variant>
        <vt:i4>5</vt:i4>
      </vt:variant>
      <vt:variant>
        <vt:lpwstr/>
      </vt:variant>
      <vt:variant>
        <vt:lpwstr>_Toc365277400</vt:lpwstr>
      </vt:variant>
      <vt:variant>
        <vt:i4>1900594</vt:i4>
      </vt:variant>
      <vt:variant>
        <vt:i4>11</vt:i4>
      </vt:variant>
      <vt:variant>
        <vt:i4>0</vt:i4>
      </vt:variant>
      <vt:variant>
        <vt:i4>5</vt:i4>
      </vt:variant>
      <vt:variant>
        <vt:lpwstr/>
      </vt:variant>
      <vt:variant>
        <vt:lpwstr>_Toc365277399</vt:lpwstr>
      </vt:variant>
      <vt:variant>
        <vt:i4>1900594</vt:i4>
      </vt:variant>
      <vt:variant>
        <vt:i4>5</vt:i4>
      </vt:variant>
      <vt:variant>
        <vt:i4>0</vt:i4>
      </vt:variant>
      <vt:variant>
        <vt:i4>5</vt:i4>
      </vt:variant>
      <vt:variant>
        <vt:lpwstr/>
      </vt:variant>
      <vt:variant>
        <vt:lpwstr>_Toc365277398</vt:lpwstr>
      </vt:variant>
      <vt:variant>
        <vt:i4>2097189</vt:i4>
      </vt:variant>
      <vt:variant>
        <vt:i4>0</vt:i4>
      </vt:variant>
      <vt:variant>
        <vt:i4>0</vt:i4>
      </vt:variant>
      <vt:variant>
        <vt:i4>5</vt:i4>
      </vt:variant>
      <vt:variant>
        <vt:lpwstr>http://www.gvkbio.com/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Requirements Specification</dc:subject>
  <dc:creator>Srinivas Yellugani</dc:creator>
  <cp:lastModifiedBy>SATISH PALLI</cp:lastModifiedBy>
  <cp:revision>2</cp:revision>
  <cp:lastPrinted>2013-09-06T11:30:00Z</cp:lastPrinted>
  <dcterms:created xsi:type="dcterms:W3CDTF">2015-02-03T16:42:00Z</dcterms:created>
  <dcterms:modified xsi:type="dcterms:W3CDTF">2015-02-03T16:42:00Z</dcterms:modified>
</cp:coreProperties>
</file>